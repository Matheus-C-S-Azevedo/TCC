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BB7A1" w14:textId="77777777" w:rsidR="005A1A1F" w:rsidRDefault="008B10AC">
      <w:pPr>
        <w:pStyle w:val="Ttulo"/>
        <w:spacing w:before="100"/>
        <w:ind w:left="161"/>
      </w:pPr>
      <w:bookmarkStart w:id="0" w:name="Folha_de_rosto"/>
      <w:bookmarkEnd w:id="0"/>
      <w:r>
        <w:t>MATHEUS</w:t>
      </w:r>
      <w:r>
        <w:rPr>
          <w:spacing w:val="3"/>
        </w:rPr>
        <w:t xml:space="preserve"> </w:t>
      </w:r>
      <w:r>
        <w:t>COSTA</w:t>
      </w:r>
      <w:r>
        <w:rPr>
          <w:spacing w:val="4"/>
        </w:rPr>
        <w:t xml:space="preserve"> </w:t>
      </w:r>
      <w:r>
        <w:t>SOARES</w:t>
      </w:r>
      <w:r>
        <w:rPr>
          <w:spacing w:val="4"/>
        </w:rPr>
        <w:t xml:space="preserve"> </w:t>
      </w:r>
      <w:r>
        <w:t>DE</w:t>
      </w:r>
      <w:r>
        <w:rPr>
          <w:spacing w:val="4"/>
        </w:rPr>
        <w:t xml:space="preserve"> </w:t>
      </w:r>
      <w:r>
        <w:rPr>
          <w:spacing w:val="-2"/>
        </w:rPr>
        <w:t>AZEVEDO</w:t>
      </w:r>
    </w:p>
    <w:p w14:paraId="7D609B63" w14:textId="77777777" w:rsidR="005A1A1F" w:rsidRDefault="005A1A1F">
      <w:pPr>
        <w:pStyle w:val="Corpodetexto"/>
        <w:rPr>
          <w:b/>
          <w:sz w:val="28"/>
        </w:rPr>
      </w:pPr>
    </w:p>
    <w:p w14:paraId="7E362790" w14:textId="77777777" w:rsidR="005A1A1F" w:rsidRDefault="005A1A1F">
      <w:pPr>
        <w:pStyle w:val="Corpodetexto"/>
        <w:rPr>
          <w:b/>
          <w:sz w:val="28"/>
        </w:rPr>
      </w:pPr>
    </w:p>
    <w:p w14:paraId="7E98B03A" w14:textId="77777777" w:rsidR="005A1A1F" w:rsidRDefault="005A1A1F">
      <w:pPr>
        <w:pStyle w:val="Corpodetexto"/>
        <w:rPr>
          <w:b/>
          <w:sz w:val="28"/>
        </w:rPr>
      </w:pPr>
    </w:p>
    <w:p w14:paraId="42AD9715" w14:textId="77777777" w:rsidR="005A1A1F" w:rsidRDefault="005A1A1F">
      <w:pPr>
        <w:pStyle w:val="Corpodetexto"/>
        <w:rPr>
          <w:b/>
          <w:sz w:val="28"/>
        </w:rPr>
      </w:pPr>
    </w:p>
    <w:p w14:paraId="1889DDC4" w14:textId="77777777" w:rsidR="005A1A1F" w:rsidRDefault="005A1A1F">
      <w:pPr>
        <w:pStyle w:val="Corpodetexto"/>
        <w:rPr>
          <w:b/>
          <w:sz w:val="28"/>
        </w:rPr>
      </w:pPr>
    </w:p>
    <w:p w14:paraId="7C0D7992" w14:textId="77777777" w:rsidR="005A1A1F" w:rsidRDefault="005A1A1F">
      <w:pPr>
        <w:pStyle w:val="Corpodetexto"/>
        <w:rPr>
          <w:b/>
          <w:sz w:val="28"/>
        </w:rPr>
      </w:pPr>
    </w:p>
    <w:p w14:paraId="2BFDE049" w14:textId="77777777" w:rsidR="005A1A1F" w:rsidRDefault="005A1A1F">
      <w:pPr>
        <w:pStyle w:val="Corpodetexto"/>
        <w:rPr>
          <w:b/>
          <w:sz w:val="28"/>
        </w:rPr>
      </w:pPr>
    </w:p>
    <w:p w14:paraId="459208F1" w14:textId="77777777" w:rsidR="005A1A1F" w:rsidRDefault="005A1A1F">
      <w:pPr>
        <w:pStyle w:val="Corpodetexto"/>
        <w:rPr>
          <w:b/>
          <w:sz w:val="28"/>
        </w:rPr>
      </w:pPr>
    </w:p>
    <w:p w14:paraId="0E6DD6C7" w14:textId="77777777" w:rsidR="005A1A1F" w:rsidRDefault="005A1A1F">
      <w:pPr>
        <w:pStyle w:val="Corpodetexto"/>
        <w:rPr>
          <w:b/>
          <w:sz w:val="28"/>
        </w:rPr>
      </w:pPr>
    </w:p>
    <w:p w14:paraId="26D53FE0" w14:textId="77777777" w:rsidR="005A1A1F" w:rsidRDefault="005A1A1F">
      <w:pPr>
        <w:pStyle w:val="Corpodetexto"/>
        <w:spacing w:before="184"/>
        <w:rPr>
          <w:b/>
          <w:sz w:val="28"/>
        </w:rPr>
      </w:pPr>
    </w:p>
    <w:p w14:paraId="5E0034F6" w14:textId="3E302FC4" w:rsidR="005A1A1F" w:rsidRDefault="008B10AC">
      <w:pPr>
        <w:pStyle w:val="Ttulo"/>
        <w:spacing w:line="266" w:lineRule="auto"/>
      </w:pPr>
      <w:r>
        <w:t xml:space="preserve">DESENVOLVIMENTO DE UMA SOLUÇÃO DE </w:t>
      </w:r>
      <w:del w:id="1" w:author="Bruno Monteiro" w:date="2026-06-12T18:16:00Z" w16du:dateUtc="2026-06-12T22:16:00Z">
        <w:r w:rsidDel="007E246E">
          <w:delText>SOFTWARE</w:delText>
        </w:r>
      </w:del>
      <w:ins w:id="2" w:author="Bruno Monteiro" w:date="2026-06-12T18:16:00Z" w16du:dateUtc="2026-06-12T22:16:00Z">
        <w:r w:rsidR="007E246E" w:rsidRPr="007E246E">
          <w:rPr>
            <w:i/>
          </w:rPr>
          <w:t>SOFTWARE</w:t>
        </w:r>
      </w:ins>
      <w:r>
        <w:t xml:space="preserve"> EM LINGUAGEM C PARA SUPORTE À IMPLEMENTAÇÃO DE </w:t>
      </w:r>
      <w:r>
        <w:rPr>
          <w:i/>
        </w:rPr>
        <w:t xml:space="preserve">ASSET ADMINISTRATION SHELL </w:t>
      </w:r>
      <w:r>
        <w:t>EMBARCADOS APLICADOS À INDUSTRIA 4.0</w:t>
      </w:r>
    </w:p>
    <w:p w14:paraId="48FCB13C" w14:textId="77777777" w:rsidR="005A1A1F" w:rsidRDefault="005A1A1F">
      <w:pPr>
        <w:pStyle w:val="Corpodetexto"/>
        <w:rPr>
          <w:b/>
          <w:sz w:val="28"/>
        </w:rPr>
      </w:pPr>
    </w:p>
    <w:p w14:paraId="21282BE8" w14:textId="77777777" w:rsidR="005A1A1F" w:rsidRDefault="005A1A1F">
      <w:pPr>
        <w:pStyle w:val="Corpodetexto"/>
        <w:rPr>
          <w:b/>
          <w:sz w:val="28"/>
        </w:rPr>
      </w:pPr>
    </w:p>
    <w:p w14:paraId="1D292658" w14:textId="77777777" w:rsidR="005A1A1F" w:rsidRDefault="005A1A1F">
      <w:pPr>
        <w:pStyle w:val="Corpodetexto"/>
        <w:rPr>
          <w:b/>
          <w:sz w:val="28"/>
        </w:rPr>
      </w:pPr>
    </w:p>
    <w:p w14:paraId="4EB0C740" w14:textId="77777777" w:rsidR="005A1A1F" w:rsidRDefault="005A1A1F">
      <w:pPr>
        <w:pStyle w:val="Corpodetexto"/>
        <w:rPr>
          <w:b/>
          <w:sz w:val="28"/>
        </w:rPr>
      </w:pPr>
    </w:p>
    <w:p w14:paraId="6ED8AE73" w14:textId="77777777" w:rsidR="005A1A1F" w:rsidRDefault="005A1A1F">
      <w:pPr>
        <w:pStyle w:val="Corpodetexto"/>
        <w:rPr>
          <w:b/>
          <w:sz w:val="28"/>
        </w:rPr>
      </w:pPr>
    </w:p>
    <w:p w14:paraId="09A96791" w14:textId="77777777" w:rsidR="005A1A1F" w:rsidRDefault="005A1A1F">
      <w:pPr>
        <w:pStyle w:val="Corpodetexto"/>
        <w:spacing w:before="175"/>
        <w:rPr>
          <w:b/>
          <w:sz w:val="28"/>
        </w:rPr>
      </w:pPr>
    </w:p>
    <w:p w14:paraId="42F6EDD5" w14:textId="77777777" w:rsidR="005A1A1F" w:rsidRDefault="008B10AC">
      <w:pPr>
        <w:pStyle w:val="Corpodetexto"/>
        <w:spacing w:line="252" w:lineRule="auto"/>
        <w:ind w:left="4673" w:right="572"/>
        <w:jc w:val="both"/>
      </w:pPr>
      <w:r>
        <w:t>Projeto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pesquisa</w:t>
      </w:r>
      <w:r>
        <w:rPr>
          <w:spacing w:val="-13"/>
        </w:rPr>
        <w:t xml:space="preserve"> </w:t>
      </w:r>
      <w:r>
        <w:t>desenvolvido</w:t>
      </w:r>
      <w:r>
        <w:rPr>
          <w:spacing w:val="-13"/>
        </w:rPr>
        <w:t xml:space="preserve"> </w:t>
      </w:r>
      <w:r>
        <w:t>durante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dis-ciplina de Trabalho de Conclusão de Curso I e apresentado</w:t>
      </w:r>
      <w:r>
        <w:rPr>
          <w:spacing w:val="-10"/>
        </w:rPr>
        <w:t xml:space="preserve"> </w:t>
      </w:r>
      <w:r>
        <w:t>à</w:t>
      </w:r>
      <w:r>
        <w:rPr>
          <w:spacing w:val="-10"/>
        </w:rPr>
        <w:t xml:space="preserve"> </w:t>
      </w:r>
      <w:r>
        <w:t>banca</w:t>
      </w:r>
      <w:r>
        <w:rPr>
          <w:spacing w:val="-10"/>
        </w:rPr>
        <w:t xml:space="preserve"> </w:t>
      </w:r>
      <w:r>
        <w:t>avaliadora</w:t>
      </w:r>
      <w:r>
        <w:rPr>
          <w:spacing w:val="-10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curso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En-genharia</w:t>
      </w:r>
      <w:r>
        <w:rPr>
          <w:spacing w:val="-6"/>
        </w:rPr>
        <w:t xml:space="preserve"> </w:t>
      </w:r>
      <w:r>
        <w:t>Eletrônica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Escola</w:t>
      </w:r>
      <w:r>
        <w:rPr>
          <w:spacing w:val="-6"/>
        </w:rPr>
        <w:t xml:space="preserve"> </w:t>
      </w:r>
      <w:r>
        <w:t>Superior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Tec-nologia da Universidade do Estado do Amazo-nas,</w:t>
      </w:r>
      <w:r>
        <w:rPr>
          <w:spacing w:val="-4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pré-requisito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obtenção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título de Engenheiro em Eletrônica.</w:t>
      </w:r>
    </w:p>
    <w:p w14:paraId="160EDB26" w14:textId="77777777" w:rsidR="005A1A1F" w:rsidRDefault="005A1A1F">
      <w:pPr>
        <w:pStyle w:val="Corpodetexto"/>
      </w:pPr>
    </w:p>
    <w:p w14:paraId="52FA0151" w14:textId="77777777" w:rsidR="005A1A1F" w:rsidRDefault="005A1A1F">
      <w:pPr>
        <w:pStyle w:val="Corpodetexto"/>
      </w:pPr>
    </w:p>
    <w:p w14:paraId="5C116953" w14:textId="77777777" w:rsidR="005A1A1F" w:rsidRDefault="005A1A1F">
      <w:pPr>
        <w:pStyle w:val="Corpodetexto"/>
      </w:pPr>
    </w:p>
    <w:p w14:paraId="23027A62" w14:textId="77777777" w:rsidR="005A1A1F" w:rsidRDefault="005A1A1F">
      <w:pPr>
        <w:pStyle w:val="Corpodetexto"/>
      </w:pPr>
    </w:p>
    <w:p w14:paraId="311DC44A" w14:textId="77777777" w:rsidR="005A1A1F" w:rsidRDefault="005A1A1F">
      <w:pPr>
        <w:pStyle w:val="Corpodetexto"/>
      </w:pPr>
    </w:p>
    <w:p w14:paraId="5E0017AF" w14:textId="77777777" w:rsidR="005A1A1F" w:rsidRDefault="005A1A1F">
      <w:pPr>
        <w:pStyle w:val="Corpodetexto"/>
        <w:spacing w:before="233"/>
      </w:pPr>
    </w:p>
    <w:p w14:paraId="44997562" w14:textId="77777777" w:rsidR="005A1A1F" w:rsidRDefault="008B10AC">
      <w:pPr>
        <w:pStyle w:val="Corpodetexto"/>
        <w:ind w:left="161" w:right="593"/>
        <w:jc w:val="center"/>
      </w:pPr>
      <w:r>
        <w:t>Orientador:</w:t>
      </w:r>
      <w:r>
        <w:rPr>
          <w:spacing w:val="4"/>
        </w:rPr>
        <w:t xml:space="preserve"> </w:t>
      </w:r>
      <w:r>
        <w:t>Rubens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Andrade</w:t>
      </w:r>
      <w:r>
        <w:rPr>
          <w:spacing w:val="-8"/>
        </w:rPr>
        <w:t xml:space="preserve"> </w:t>
      </w:r>
      <w:r>
        <w:t>Fernandes,</w:t>
      </w:r>
      <w:r>
        <w:rPr>
          <w:spacing w:val="-9"/>
        </w:rPr>
        <w:t xml:space="preserve"> </w:t>
      </w:r>
      <w:r>
        <w:rPr>
          <w:spacing w:val="-5"/>
        </w:rPr>
        <w:t>Dr.</w:t>
      </w:r>
    </w:p>
    <w:p w14:paraId="4E38FE27" w14:textId="77777777" w:rsidR="005A1A1F" w:rsidRDefault="005A1A1F">
      <w:pPr>
        <w:pStyle w:val="Corpodetexto"/>
        <w:rPr>
          <w:sz w:val="20"/>
        </w:rPr>
      </w:pPr>
    </w:p>
    <w:p w14:paraId="7B7AF7EE" w14:textId="77777777" w:rsidR="005A1A1F" w:rsidRDefault="005A1A1F">
      <w:pPr>
        <w:pStyle w:val="Corpodetexto"/>
        <w:rPr>
          <w:sz w:val="20"/>
        </w:rPr>
      </w:pPr>
    </w:p>
    <w:p w14:paraId="37865687" w14:textId="77777777" w:rsidR="005A1A1F" w:rsidRDefault="005A1A1F">
      <w:pPr>
        <w:pStyle w:val="Corpodetexto"/>
        <w:rPr>
          <w:sz w:val="20"/>
        </w:rPr>
      </w:pPr>
    </w:p>
    <w:p w14:paraId="37B256A1" w14:textId="77777777" w:rsidR="005A1A1F" w:rsidRDefault="008B10AC">
      <w:pPr>
        <w:pStyle w:val="Corpodetexto"/>
        <w:spacing w:before="1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47F2CC6" wp14:editId="3DE55F9A">
                <wp:simplePos x="0" y="0"/>
                <wp:positionH relativeFrom="page">
                  <wp:posOffset>2517343</wp:posOffset>
                </wp:positionH>
                <wp:positionV relativeFrom="paragraph">
                  <wp:posOffset>258331</wp:posOffset>
                </wp:positionV>
                <wp:extent cx="288036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>
                              <a:moveTo>
                                <a:pt x="0" y="0"/>
                              </a:moveTo>
                              <a:lnTo>
                                <a:pt x="2880004" y="0"/>
                              </a:lnTo>
                            </a:path>
                          </a:pathLst>
                        </a:custGeom>
                        <a:ln w="53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6599F" id="Graphic 1" o:spid="_x0000_s1026" style="position:absolute;margin-left:198.2pt;margin-top:20.35pt;width:226.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80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" path="m,l2880004,e" filled="f" strokeweight=".14992mm">
                <v:path arrowok="t"/>
                <w10:wrap type="topAndBottom" anchorx="page"/>
              </v:shape>
            </w:pict>
          </mc:Fallback>
        </mc:AlternateContent>
      </w:r>
    </w:p>
    <w:p w14:paraId="4FB2334E" w14:textId="77777777" w:rsidR="005A1A1F" w:rsidRDefault="005A1A1F">
      <w:pPr>
        <w:pStyle w:val="Corpodetexto"/>
        <w:spacing w:before="307"/>
        <w:rPr>
          <w:sz w:val="28"/>
        </w:rPr>
      </w:pPr>
    </w:p>
    <w:p w14:paraId="026728DB" w14:textId="77777777" w:rsidR="005A1A1F" w:rsidRDefault="008B10AC">
      <w:pPr>
        <w:spacing w:line="352" w:lineRule="auto"/>
        <w:ind w:left="3986" w:right="4419"/>
        <w:jc w:val="center"/>
        <w:rPr>
          <w:sz w:val="28"/>
        </w:rPr>
      </w:pPr>
      <w:r>
        <w:rPr>
          <w:spacing w:val="-2"/>
          <w:sz w:val="28"/>
        </w:rPr>
        <w:t xml:space="preserve">Manaus </w:t>
      </w:r>
      <w:r>
        <w:rPr>
          <w:spacing w:val="-4"/>
          <w:sz w:val="28"/>
        </w:rPr>
        <w:t>2026</w:t>
      </w:r>
    </w:p>
    <w:p w14:paraId="4A971427" w14:textId="77777777" w:rsidR="005A1A1F" w:rsidRDefault="005A1A1F">
      <w:pPr>
        <w:spacing w:line="352" w:lineRule="auto"/>
        <w:jc w:val="center"/>
        <w:rPr>
          <w:sz w:val="28"/>
        </w:rPr>
        <w:sectPr w:rsidR="005A1A1F">
          <w:type w:val="continuous"/>
          <w:pgSz w:w="11910" w:h="16840"/>
          <w:pgMar w:top="1560" w:right="566" w:bottom="280" w:left="1559" w:header="720" w:footer="720" w:gutter="0"/>
          <w:cols w:space="720"/>
        </w:sectPr>
      </w:pPr>
    </w:p>
    <w:p w14:paraId="20ECF7A9" w14:textId="77777777" w:rsidR="005A1A1F" w:rsidRDefault="008B10AC">
      <w:pPr>
        <w:pStyle w:val="Ttulo1"/>
        <w:spacing w:before="78"/>
        <w:ind w:left="160" w:right="653" w:firstLine="0"/>
        <w:jc w:val="center"/>
      </w:pPr>
      <w:bookmarkStart w:id="3" w:name="SUMÁRIO"/>
      <w:bookmarkEnd w:id="3"/>
      <w:r>
        <w:rPr>
          <w:spacing w:val="-2"/>
        </w:rPr>
        <w:lastRenderedPageBreak/>
        <w:t>SUMÁRIO</w:t>
      </w:r>
    </w:p>
    <w:sdt>
      <w:sdtPr>
        <w:id w:val="-1430657964"/>
        <w:docPartObj>
          <w:docPartGallery w:val="Table of Contents"/>
          <w:docPartUnique/>
        </w:docPartObj>
      </w:sdtPr>
      <w:sdtEndPr/>
      <w:sdtContent>
        <w:p w14:paraId="3DE5D08F" w14:textId="77777777" w:rsidR="005A1A1F" w:rsidRDefault="008B10AC">
          <w:pPr>
            <w:pStyle w:val="Sumrio1"/>
            <w:tabs>
              <w:tab w:val="left" w:leader="dot" w:pos="8946"/>
            </w:tabs>
          </w:pPr>
          <w:hyperlink w:anchor="_bookmark0" w:history="1">
            <w:r>
              <w:rPr>
                <w:spacing w:val="-2"/>
              </w:rPr>
              <w:t>LISTA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ILUSTRAÇÕES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3</w:t>
          </w:r>
        </w:p>
        <w:p w14:paraId="347EC056" w14:textId="77777777" w:rsidR="005A1A1F" w:rsidRDefault="008B10AC">
          <w:pPr>
            <w:pStyle w:val="Sumrio2"/>
            <w:tabs>
              <w:tab w:val="left" w:leader="dot" w:pos="9086"/>
            </w:tabs>
            <w:ind w:left="140" w:firstLine="0"/>
          </w:pPr>
          <w:hyperlink w:anchor="_bookmark1" w:history="1">
            <w:r>
              <w:rPr>
                <w:spacing w:val="-2"/>
              </w:rPr>
              <w:t>INTRODUÇÃO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4</w:t>
          </w:r>
        </w:p>
        <w:p w14:paraId="7DA57A88" w14:textId="77777777" w:rsidR="005A1A1F" w:rsidRDefault="008B10AC">
          <w:pPr>
            <w:pStyle w:val="Sumrio2"/>
            <w:numPr>
              <w:ilvl w:val="0"/>
              <w:numId w:val="3"/>
            </w:numPr>
            <w:tabs>
              <w:tab w:val="left" w:pos="491"/>
              <w:tab w:val="left" w:leader="dot" w:pos="9086"/>
            </w:tabs>
            <w:spacing w:before="83"/>
            <w:ind w:hanging="351"/>
          </w:pPr>
          <w:hyperlink w:anchor="_bookmark2" w:history="1">
            <w:r>
              <w:rPr>
                <w:spacing w:val="-4"/>
              </w:rPr>
              <w:t>TEMA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5</w:t>
          </w:r>
        </w:p>
        <w:p w14:paraId="505AA4B2" w14:textId="77777777" w:rsidR="005A1A1F" w:rsidRDefault="008B10AC">
          <w:pPr>
            <w:pStyle w:val="Sumrio2"/>
            <w:numPr>
              <w:ilvl w:val="0"/>
              <w:numId w:val="3"/>
            </w:numPr>
            <w:tabs>
              <w:tab w:val="left" w:pos="491"/>
              <w:tab w:val="left" w:leader="dot" w:pos="9086"/>
            </w:tabs>
            <w:spacing w:before="83"/>
            <w:ind w:hanging="351"/>
          </w:pPr>
          <w:hyperlink w:anchor="_bookmark3" w:history="1">
            <w:r>
              <w:rPr>
                <w:spacing w:val="-2"/>
              </w:rPr>
              <w:t>FORMULAÇÃO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DO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PROBLEMA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5</w:t>
          </w:r>
        </w:p>
        <w:p w14:paraId="406D3314" w14:textId="77777777" w:rsidR="005A1A1F" w:rsidRDefault="008B10AC">
          <w:pPr>
            <w:pStyle w:val="Sumrio2"/>
            <w:numPr>
              <w:ilvl w:val="0"/>
              <w:numId w:val="3"/>
            </w:numPr>
            <w:tabs>
              <w:tab w:val="left" w:pos="491"/>
              <w:tab w:val="left" w:leader="dot" w:pos="9086"/>
            </w:tabs>
            <w:ind w:hanging="351"/>
          </w:pPr>
          <w:hyperlink w:anchor="_bookmark4" w:history="1">
            <w:r>
              <w:rPr>
                <w:spacing w:val="-2"/>
              </w:rPr>
              <w:t>HIPÓTESE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5</w:t>
          </w:r>
        </w:p>
        <w:p w14:paraId="384D6E1E" w14:textId="77777777" w:rsidR="005A1A1F" w:rsidRDefault="008B10AC">
          <w:pPr>
            <w:pStyle w:val="Sumrio2"/>
            <w:numPr>
              <w:ilvl w:val="0"/>
              <w:numId w:val="3"/>
            </w:numPr>
            <w:tabs>
              <w:tab w:val="left" w:pos="491"/>
              <w:tab w:val="left" w:leader="dot" w:pos="9086"/>
            </w:tabs>
            <w:spacing w:before="83"/>
            <w:ind w:hanging="351"/>
          </w:pPr>
          <w:hyperlink w:anchor="_bookmark5" w:history="1">
            <w:r>
              <w:rPr>
                <w:spacing w:val="-2"/>
              </w:rPr>
              <w:t>OBJETIVO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5</w:t>
          </w:r>
        </w:p>
        <w:p w14:paraId="0D86454D" w14:textId="77777777" w:rsidR="005A1A1F" w:rsidRDefault="008B10AC">
          <w:pPr>
            <w:pStyle w:val="Sumrio3"/>
            <w:numPr>
              <w:ilvl w:val="1"/>
              <w:numId w:val="3"/>
            </w:numPr>
            <w:tabs>
              <w:tab w:val="left" w:pos="1029"/>
              <w:tab w:val="left" w:leader="dot" w:pos="9086"/>
            </w:tabs>
            <w:ind w:hanging="538"/>
          </w:pPr>
          <w:hyperlink w:anchor="_bookmark6" w:history="1">
            <w:r>
              <w:rPr>
                <w:spacing w:val="-2"/>
              </w:rPr>
              <w:t>Objetivo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Geral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731D4AA0" w14:textId="77777777" w:rsidR="005A1A1F" w:rsidRDefault="008B10AC">
          <w:pPr>
            <w:pStyle w:val="Sumrio3"/>
            <w:numPr>
              <w:ilvl w:val="1"/>
              <w:numId w:val="3"/>
            </w:numPr>
            <w:tabs>
              <w:tab w:val="left" w:pos="1029"/>
              <w:tab w:val="left" w:leader="dot" w:pos="9086"/>
            </w:tabs>
            <w:spacing w:before="83"/>
            <w:ind w:hanging="538"/>
          </w:pPr>
          <w:hyperlink w:anchor="_bookmark7" w:history="1">
            <w:r>
              <w:rPr>
                <w:spacing w:val="-2"/>
              </w:rPr>
              <w:t>Objetivos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Específicos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45C4CA0B" w14:textId="77777777" w:rsidR="005A1A1F" w:rsidRDefault="008B10AC">
          <w:pPr>
            <w:pStyle w:val="Sumrio2"/>
            <w:numPr>
              <w:ilvl w:val="0"/>
              <w:numId w:val="3"/>
            </w:numPr>
            <w:tabs>
              <w:tab w:val="left" w:pos="491"/>
              <w:tab w:val="left" w:leader="dot" w:pos="9086"/>
            </w:tabs>
            <w:ind w:hanging="351"/>
          </w:pPr>
          <w:hyperlink w:anchor="_bookmark8" w:history="1">
            <w:r>
              <w:rPr>
                <w:spacing w:val="-2"/>
              </w:rPr>
              <w:t>JUSTIFICATIVA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6</w:t>
          </w:r>
        </w:p>
        <w:p w14:paraId="2987F3D2" w14:textId="77777777" w:rsidR="005A1A1F" w:rsidRDefault="008B10AC">
          <w:pPr>
            <w:pStyle w:val="Sumrio2"/>
            <w:numPr>
              <w:ilvl w:val="0"/>
              <w:numId w:val="3"/>
            </w:numPr>
            <w:tabs>
              <w:tab w:val="left" w:pos="491"/>
              <w:tab w:val="left" w:leader="dot" w:pos="9086"/>
            </w:tabs>
            <w:spacing w:before="83"/>
            <w:ind w:hanging="351"/>
          </w:pPr>
          <w:hyperlink w:anchor="_bookmark9" w:history="1">
            <w:r>
              <w:rPr>
                <w:spacing w:val="-2"/>
              </w:rPr>
              <w:t>REFERENCIAL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TEÓRICO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7</w:t>
          </w:r>
        </w:p>
        <w:p w14:paraId="5FA18160" w14:textId="77777777" w:rsidR="005A1A1F" w:rsidRDefault="008B10AC">
          <w:pPr>
            <w:pStyle w:val="Sumrio3"/>
            <w:numPr>
              <w:ilvl w:val="1"/>
              <w:numId w:val="3"/>
            </w:numPr>
            <w:tabs>
              <w:tab w:val="left" w:pos="1029"/>
              <w:tab w:val="left" w:leader="dot" w:pos="9086"/>
            </w:tabs>
            <w:spacing w:before="83"/>
            <w:ind w:hanging="538"/>
          </w:pPr>
          <w:hyperlink w:anchor="_bookmark10" w:history="1">
            <w:r>
              <w:t>Indústria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4.0</w:t>
            </w:r>
          </w:hyperlink>
          <w:r>
            <w:tab/>
          </w:r>
          <w:r>
            <w:rPr>
              <w:spacing w:val="-10"/>
            </w:rPr>
            <w:t>7</w:t>
          </w:r>
        </w:p>
        <w:p w14:paraId="51ED21A8" w14:textId="77777777" w:rsidR="005A1A1F" w:rsidRDefault="008B10AC">
          <w:pPr>
            <w:pStyle w:val="Sumrio5"/>
            <w:numPr>
              <w:ilvl w:val="2"/>
              <w:numId w:val="3"/>
            </w:numPr>
            <w:tabs>
              <w:tab w:val="left" w:pos="1778"/>
              <w:tab w:val="left" w:leader="dot" w:pos="9086"/>
            </w:tabs>
            <w:ind w:hanging="749"/>
          </w:pPr>
          <w:hyperlink w:anchor="_bookmark11" w:history="1">
            <w:r>
              <w:t>Modelo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Referência</w:t>
            </w:r>
            <w:r>
              <w:rPr>
                <w:spacing w:val="-7"/>
              </w:rPr>
              <w:t xml:space="preserve"> </w:t>
            </w:r>
            <w:r>
              <w:t>RAMI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4.0</w:t>
            </w:r>
          </w:hyperlink>
          <w:r>
            <w:tab/>
          </w:r>
          <w:r>
            <w:rPr>
              <w:spacing w:val="-10"/>
            </w:rPr>
            <w:t>7</w:t>
          </w:r>
        </w:p>
        <w:p w14:paraId="11310572" w14:textId="77777777" w:rsidR="005A1A1F" w:rsidRDefault="008B10AC">
          <w:pPr>
            <w:pStyle w:val="Sumrio4"/>
            <w:numPr>
              <w:ilvl w:val="1"/>
              <w:numId w:val="3"/>
            </w:numPr>
            <w:tabs>
              <w:tab w:val="left" w:pos="1029"/>
              <w:tab w:val="left" w:leader="dot" w:pos="9086"/>
            </w:tabs>
            <w:ind w:hanging="538"/>
            <w:rPr>
              <w:b w:val="0"/>
              <w:i w:val="0"/>
              <w:sz w:val="24"/>
            </w:rPr>
          </w:pPr>
          <w:hyperlink w:anchor="_bookmark13" w:history="1">
            <w:r>
              <w:rPr>
                <w:b w:val="0"/>
                <w:i w:val="0"/>
                <w:sz w:val="24"/>
              </w:rPr>
              <w:t>Gêmeos</w:t>
            </w:r>
            <w:r>
              <w:rPr>
                <w:b w:val="0"/>
                <w:i w:val="0"/>
                <w:spacing w:val="-9"/>
                <w:sz w:val="24"/>
              </w:rPr>
              <w:t xml:space="preserve"> </w:t>
            </w:r>
            <w:r>
              <w:rPr>
                <w:b w:val="0"/>
                <w:i w:val="0"/>
                <w:sz w:val="24"/>
              </w:rPr>
              <w:t>Digitais</w:t>
            </w:r>
            <w:r>
              <w:rPr>
                <w:b w:val="0"/>
                <w:i w:val="0"/>
                <w:spacing w:val="-9"/>
                <w:sz w:val="24"/>
              </w:rPr>
              <w:t xml:space="preserve"> </w:t>
            </w:r>
            <w:r>
              <w:rPr>
                <w:b w:val="0"/>
                <w:i w:val="0"/>
                <w:sz w:val="24"/>
              </w:rPr>
              <w:t>e</w:t>
            </w:r>
            <w:r>
              <w:rPr>
                <w:b w:val="0"/>
                <w:i w:val="0"/>
                <w:spacing w:val="-9"/>
                <w:sz w:val="24"/>
              </w:rPr>
              <w:t xml:space="preserve"> </w:t>
            </w:r>
            <w:r>
              <w:rPr>
                <w:b w:val="0"/>
                <w:sz w:val="24"/>
              </w:rPr>
              <w:t>Asset</w:t>
            </w:r>
            <w:r>
              <w:rPr>
                <w:b w:val="0"/>
                <w:spacing w:val="-9"/>
                <w:sz w:val="24"/>
              </w:rPr>
              <w:t xml:space="preserve"> </w:t>
            </w:r>
            <w:r>
              <w:rPr>
                <w:b w:val="0"/>
                <w:sz w:val="24"/>
              </w:rPr>
              <w:t>Administration</w:t>
            </w:r>
            <w:r>
              <w:rPr>
                <w:b w:val="0"/>
                <w:spacing w:val="-9"/>
                <w:sz w:val="24"/>
              </w:rPr>
              <w:t xml:space="preserve"> </w:t>
            </w:r>
            <w:r>
              <w:rPr>
                <w:b w:val="0"/>
                <w:spacing w:val="-2"/>
                <w:sz w:val="24"/>
              </w:rPr>
              <w:t>Shell</w:t>
            </w:r>
          </w:hyperlink>
          <w:r>
            <w:rPr>
              <w:b w:val="0"/>
              <w:i w:val="0"/>
              <w:sz w:val="24"/>
            </w:rPr>
            <w:tab/>
          </w:r>
          <w:r>
            <w:rPr>
              <w:b w:val="0"/>
              <w:i w:val="0"/>
              <w:spacing w:val="-10"/>
              <w:sz w:val="24"/>
            </w:rPr>
            <w:t>8</w:t>
          </w:r>
        </w:p>
        <w:p w14:paraId="20AAB0F8" w14:textId="77777777" w:rsidR="005A1A1F" w:rsidRDefault="008B10AC">
          <w:pPr>
            <w:pStyle w:val="Sumrio5"/>
            <w:numPr>
              <w:ilvl w:val="2"/>
              <w:numId w:val="3"/>
            </w:numPr>
            <w:tabs>
              <w:tab w:val="left" w:pos="1778"/>
              <w:tab w:val="left" w:leader="dot" w:pos="9086"/>
            </w:tabs>
            <w:ind w:hanging="749"/>
          </w:pPr>
          <w:hyperlink w:anchor="_bookmark14" w:history="1">
            <w:r>
              <w:t>O</w:t>
            </w:r>
            <w:r>
              <w:rPr>
                <w:spacing w:val="-7"/>
              </w:rPr>
              <w:t xml:space="preserve"> </w:t>
            </w:r>
            <w:r>
              <w:t>Conceito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Gêmeos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Digitais</w:t>
            </w:r>
          </w:hyperlink>
          <w:r>
            <w:tab/>
          </w:r>
          <w:r>
            <w:rPr>
              <w:spacing w:val="-10"/>
            </w:rPr>
            <w:t>8</w:t>
          </w:r>
        </w:p>
        <w:p w14:paraId="4F53E9AB" w14:textId="77777777" w:rsidR="005A1A1F" w:rsidRDefault="008B10AC">
          <w:pPr>
            <w:pStyle w:val="Sumrio6"/>
            <w:numPr>
              <w:ilvl w:val="2"/>
              <w:numId w:val="3"/>
            </w:numPr>
            <w:tabs>
              <w:tab w:val="left" w:pos="1778"/>
              <w:tab w:val="left" w:leader="dot" w:pos="9086"/>
            </w:tabs>
            <w:ind w:hanging="749"/>
            <w:rPr>
              <w:b w:val="0"/>
              <w:i w:val="0"/>
              <w:sz w:val="24"/>
            </w:rPr>
          </w:pPr>
          <w:hyperlink w:anchor="_bookmark15" w:history="1">
            <w:r>
              <w:rPr>
                <w:b w:val="0"/>
                <w:i w:val="0"/>
                <w:sz w:val="24"/>
              </w:rPr>
              <w:t>A</w:t>
            </w:r>
            <w:r>
              <w:rPr>
                <w:b w:val="0"/>
                <w:i w:val="0"/>
                <w:spacing w:val="-9"/>
                <w:sz w:val="24"/>
              </w:rPr>
              <w:t xml:space="preserve"> </w:t>
            </w:r>
            <w:r>
              <w:rPr>
                <w:b w:val="0"/>
                <w:i w:val="0"/>
                <w:sz w:val="24"/>
              </w:rPr>
              <w:t>Estrutura</w:t>
            </w:r>
            <w:r>
              <w:rPr>
                <w:b w:val="0"/>
                <w:i w:val="0"/>
                <w:spacing w:val="-8"/>
                <w:sz w:val="24"/>
              </w:rPr>
              <w:t xml:space="preserve"> </w:t>
            </w:r>
            <w:r>
              <w:rPr>
                <w:b w:val="0"/>
                <w:i w:val="0"/>
                <w:sz w:val="24"/>
              </w:rPr>
              <w:t>do</w:t>
            </w:r>
            <w:r>
              <w:rPr>
                <w:b w:val="0"/>
                <w:i w:val="0"/>
                <w:spacing w:val="-8"/>
                <w:sz w:val="24"/>
              </w:rPr>
              <w:t xml:space="preserve"> </w:t>
            </w:r>
            <w:r>
              <w:rPr>
                <w:b w:val="0"/>
                <w:sz w:val="24"/>
              </w:rPr>
              <w:t>Asset</w:t>
            </w:r>
            <w:r>
              <w:rPr>
                <w:b w:val="0"/>
                <w:spacing w:val="-9"/>
                <w:sz w:val="24"/>
              </w:rPr>
              <w:t xml:space="preserve"> </w:t>
            </w:r>
            <w:r>
              <w:rPr>
                <w:b w:val="0"/>
                <w:sz w:val="24"/>
              </w:rPr>
              <w:t>Administration</w:t>
            </w:r>
            <w:r>
              <w:rPr>
                <w:b w:val="0"/>
                <w:spacing w:val="-8"/>
                <w:sz w:val="24"/>
              </w:rPr>
              <w:t xml:space="preserve"> </w:t>
            </w:r>
            <w:r>
              <w:rPr>
                <w:b w:val="0"/>
                <w:spacing w:val="-2"/>
                <w:sz w:val="24"/>
              </w:rPr>
              <w:t>Shell</w:t>
            </w:r>
          </w:hyperlink>
          <w:r>
            <w:rPr>
              <w:b w:val="0"/>
              <w:i w:val="0"/>
              <w:sz w:val="24"/>
            </w:rPr>
            <w:tab/>
          </w:r>
          <w:r>
            <w:rPr>
              <w:b w:val="0"/>
              <w:i w:val="0"/>
              <w:spacing w:val="-10"/>
              <w:sz w:val="24"/>
            </w:rPr>
            <w:t>9</w:t>
          </w:r>
        </w:p>
        <w:p w14:paraId="61381B36" w14:textId="77777777" w:rsidR="005A1A1F" w:rsidRDefault="008B10AC">
          <w:pPr>
            <w:pStyle w:val="Sumrio5"/>
            <w:numPr>
              <w:ilvl w:val="2"/>
              <w:numId w:val="3"/>
            </w:numPr>
            <w:tabs>
              <w:tab w:val="left" w:pos="1778"/>
              <w:tab w:val="left" w:leader="dot" w:pos="9086"/>
            </w:tabs>
            <w:ind w:hanging="749"/>
          </w:pPr>
          <w:hyperlink w:anchor="_bookmark16" w:history="1">
            <w:r>
              <w:t>Tipos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AAS</w:t>
            </w:r>
            <w:r>
              <w:rPr>
                <w:spacing w:val="-9"/>
              </w:rPr>
              <w:t xml:space="preserve"> </w:t>
            </w:r>
            <w:r>
              <w:t>(Tipo</w:t>
            </w:r>
            <w:r>
              <w:rPr>
                <w:spacing w:val="-8"/>
              </w:rPr>
              <w:t xml:space="preserve"> </w:t>
            </w:r>
            <w:r>
              <w:t>1,</w:t>
            </w:r>
            <w:r>
              <w:rPr>
                <w:spacing w:val="-9"/>
              </w:rPr>
              <w:t xml:space="preserve"> </w:t>
            </w:r>
            <w:r>
              <w:t>Tipo</w:t>
            </w:r>
            <w:r>
              <w:rPr>
                <w:spacing w:val="-8"/>
              </w:rPr>
              <w:t xml:space="preserve"> </w:t>
            </w:r>
            <w:r>
              <w:t>2</w:t>
            </w:r>
            <w:r>
              <w:rPr>
                <w:spacing w:val="-9"/>
              </w:rPr>
              <w:t xml:space="preserve"> </w:t>
            </w:r>
            <w:r>
              <w:t>e</w:t>
            </w:r>
            <w:r>
              <w:rPr>
                <w:spacing w:val="-8"/>
              </w:rPr>
              <w:t xml:space="preserve"> </w:t>
            </w:r>
            <w:r>
              <w:t>Tipo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3)</w:t>
            </w:r>
          </w:hyperlink>
          <w:r>
            <w:tab/>
          </w:r>
          <w:r>
            <w:rPr>
              <w:spacing w:val="-10"/>
            </w:rPr>
            <w:t>9</w:t>
          </w:r>
        </w:p>
        <w:p w14:paraId="4078DB81" w14:textId="77777777" w:rsidR="005A1A1F" w:rsidRDefault="008B10AC">
          <w:pPr>
            <w:pStyle w:val="Sumrio5"/>
            <w:numPr>
              <w:ilvl w:val="2"/>
              <w:numId w:val="3"/>
            </w:numPr>
            <w:tabs>
              <w:tab w:val="left" w:pos="1778"/>
              <w:tab w:val="left" w:leader="dot" w:pos="9086"/>
            </w:tabs>
            <w:spacing w:before="83"/>
            <w:ind w:hanging="749"/>
          </w:pPr>
          <w:hyperlink w:anchor="_bookmark17" w:history="1">
            <w:r>
              <w:t>AASX</w:t>
            </w:r>
            <w:r>
              <w:rPr>
                <w:spacing w:val="-11"/>
              </w:rPr>
              <w:t xml:space="preserve"> </w:t>
            </w:r>
            <w:r>
              <w:t>Package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Explorer</w:t>
            </w:r>
          </w:hyperlink>
          <w:r>
            <w:tab/>
          </w:r>
          <w:r>
            <w:rPr>
              <w:spacing w:val="-10"/>
            </w:rPr>
            <w:t>9</w:t>
          </w:r>
        </w:p>
        <w:p w14:paraId="7789CB7C" w14:textId="77777777" w:rsidR="005A1A1F" w:rsidRDefault="008B10AC">
          <w:pPr>
            <w:pStyle w:val="Sumrio3"/>
            <w:numPr>
              <w:ilvl w:val="1"/>
              <w:numId w:val="3"/>
            </w:numPr>
            <w:tabs>
              <w:tab w:val="left" w:pos="1029"/>
              <w:tab w:val="left" w:leader="dot" w:pos="8966"/>
            </w:tabs>
            <w:ind w:hanging="538"/>
          </w:pPr>
          <w:hyperlink w:anchor="_bookmark19" w:history="1">
            <w:r>
              <w:t>Interoperabilidade</w:t>
            </w:r>
            <w:r>
              <w:rPr>
                <w:spacing w:val="-9"/>
              </w:rPr>
              <w:t xml:space="preserve"> </w:t>
            </w:r>
            <w:r>
              <w:t>e</w:t>
            </w:r>
            <w:r>
              <w:rPr>
                <w:spacing w:val="-9"/>
              </w:rPr>
              <w:t xml:space="preserve"> </w:t>
            </w:r>
            <w:r>
              <w:t>Protocolos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Comunicação</w:t>
            </w:r>
          </w:hyperlink>
          <w:r>
            <w:tab/>
          </w:r>
          <w:r>
            <w:rPr>
              <w:spacing w:val="-5"/>
            </w:rPr>
            <w:t>10</w:t>
          </w:r>
        </w:p>
        <w:p w14:paraId="7C505C43" w14:textId="77777777" w:rsidR="005A1A1F" w:rsidRDefault="008B10AC">
          <w:pPr>
            <w:pStyle w:val="Sumrio5"/>
            <w:numPr>
              <w:ilvl w:val="2"/>
              <w:numId w:val="3"/>
            </w:numPr>
            <w:tabs>
              <w:tab w:val="left" w:pos="1778"/>
              <w:tab w:val="left" w:leader="dot" w:pos="8966"/>
            </w:tabs>
            <w:spacing w:before="83"/>
            <w:ind w:hanging="749"/>
          </w:pPr>
          <w:hyperlink w:anchor="_bookmark21" w:history="1">
            <w:r>
              <w:t>Arquitetura</w:t>
            </w:r>
            <w:r>
              <w:rPr>
                <w:spacing w:val="-9"/>
              </w:rPr>
              <w:t xml:space="preserve"> </w:t>
            </w:r>
            <w:r>
              <w:t>OPC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UA</w:t>
            </w:r>
          </w:hyperlink>
          <w:r>
            <w:tab/>
          </w:r>
          <w:r>
            <w:rPr>
              <w:spacing w:val="-5"/>
            </w:rPr>
            <w:t>11</w:t>
          </w:r>
        </w:p>
        <w:p w14:paraId="31F07F3C" w14:textId="77777777" w:rsidR="005A1A1F" w:rsidRDefault="008B10AC">
          <w:pPr>
            <w:pStyle w:val="Sumrio3"/>
            <w:numPr>
              <w:ilvl w:val="1"/>
              <w:numId w:val="3"/>
            </w:numPr>
            <w:tabs>
              <w:tab w:val="left" w:pos="1029"/>
              <w:tab w:val="left" w:leader="dot" w:pos="8966"/>
            </w:tabs>
            <w:spacing w:before="83"/>
            <w:ind w:hanging="538"/>
          </w:pPr>
          <w:hyperlink w:anchor="_bookmark22" w:history="1">
            <w:r>
              <w:t>Sistemas</w:t>
            </w:r>
            <w:r>
              <w:rPr>
                <w:spacing w:val="-12"/>
              </w:rPr>
              <w:t xml:space="preserve"> </w:t>
            </w:r>
            <w:r>
              <w:t>Operacionais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Tempo</w:t>
            </w:r>
            <w:r>
              <w:rPr>
                <w:spacing w:val="-12"/>
              </w:rPr>
              <w:t xml:space="preserve"> </w:t>
            </w:r>
            <w:r>
              <w:t>Real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(RTOS)</w:t>
            </w:r>
          </w:hyperlink>
          <w:r>
            <w:tab/>
          </w:r>
          <w:r>
            <w:rPr>
              <w:spacing w:val="-5"/>
            </w:rPr>
            <w:t>12</w:t>
          </w:r>
        </w:p>
        <w:p w14:paraId="724DF53D" w14:textId="77777777" w:rsidR="005A1A1F" w:rsidRDefault="008B10AC">
          <w:pPr>
            <w:pStyle w:val="Sumrio6"/>
            <w:numPr>
              <w:ilvl w:val="2"/>
              <w:numId w:val="3"/>
            </w:numPr>
            <w:tabs>
              <w:tab w:val="left" w:pos="1778"/>
              <w:tab w:val="left" w:leader="dot" w:pos="8966"/>
            </w:tabs>
            <w:spacing w:before="82"/>
            <w:ind w:hanging="749"/>
            <w:rPr>
              <w:b w:val="0"/>
              <w:i w:val="0"/>
              <w:sz w:val="24"/>
            </w:rPr>
          </w:pPr>
          <w:hyperlink w:anchor="_bookmark23" w:history="1">
            <w:r>
              <w:rPr>
                <w:b w:val="0"/>
                <w:i w:val="0"/>
                <w:sz w:val="24"/>
              </w:rPr>
              <w:t>O</w:t>
            </w:r>
            <w:r>
              <w:rPr>
                <w:b w:val="0"/>
                <w:i w:val="0"/>
                <w:spacing w:val="-3"/>
                <w:sz w:val="24"/>
              </w:rPr>
              <w:t xml:space="preserve"> </w:t>
            </w:r>
            <w:r>
              <w:rPr>
                <w:b w:val="0"/>
                <w:spacing w:val="-2"/>
                <w:sz w:val="24"/>
              </w:rPr>
              <w:t>FreeRTOS</w:t>
            </w:r>
          </w:hyperlink>
          <w:r>
            <w:rPr>
              <w:b w:val="0"/>
              <w:i w:val="0"/>
              <w:sz w:val="24"/>
            </w:rPr>
            <w:tab/>
          </w:r>
          <w:r>
            <w:rPr>
              <w:b w:val="0"/>
              <w:i w:val="0"/>
              <w:spacing w:val="-5"/>
              <w:sz w:val="24"/>
            </w:rPr>
            <w:t>12</w:t>
          </w:r>
        </w:p>
        <w:p w14:paraId="33C61A33" w14:textId="77777777" w:rsidR="005A1A1F" w:rsidRDefault="008B10AC">
          <w:pPr>
            <w:pStyle w:val="Sumrio6"/>
            <w:numPr>
              <w:ilvl w:val="2"/>
              <w:numId w:val="3"/>
            </w:numPr>
            <w:tabs>
              <w:tab w:val="left" w:pos="1778"/>
              <w:tab w:val="left" w:leader="dot" w:pos="8966"/>
            </w:tabs>
            <w:ind w:hanging="749"/>
            <w:rPr>
              <w:b w:val="0"/>
              <w:i w:val="0"/>
              <w:sz w:val="24"/>
            </w:rPr>
          </w:pPr>
          <w:hyperlink w:anchor="_bookmark24" w:history="1">
            <w:r>
              <w:rPr>
                <w:b w:val="0"/>
                <w:spacing w:val="-2"/>
                <w:sz w:val="24"/>
              </w:rPr>
              <w:t>Framework</w:t>
            </w:r>
            <w:r>
              <w:rPr>
                <w:b w:val="0"/>
                <w:spacing w:val="-10"/>
                <w:sz w:val="24"/>
              </w:rPr>
              <w:t xml:space="preserve"> </w:t>
            </w:r>
            <w:r>
              <w:rPr>
                <w:b w:val="0"/>
                <w:i w:val="0"/>
                <w:spacing w:val="-2"/>
                <w:sz w:val="24"/>
              </w:rPr>
              <w:t>ESP-</w:t>
            </w:r>
            <w:r>
              <w:rPr>
                <w:b w:val="0"/>
                <w:i w:val="0"/>
                <w:spacing w:val="-5"/>
                <w:sz w:val="24"/>
              </w:rPr>
              <w:t>IDF</w:t>
            </w:r>
          </w:hyperlink>
          <w:r>
            <w:rPr>
              <w:b w:val="0"/>
              <w:i w:val="0"/>
              <w:sz w:val="24"/>
            </w:rPr>
            <w:tab/>
          </w:r>
          <w:r>
            <w:rPr>
              <w:b w:val="0"/>
              <w:i w:val="0"/>
              <w:spacing w:val="-5"/>
              <w:sz w:val="24"/>
            </w:rPr>
            <w:t>12</w:t>
          </w:r>
        </w:p>
        <w:p w14:paraId="51E7E5E0" w14:textId="77777777" w:rsidR="005A1A1F" w:rsidRDefault="008B10AC">
          <w:pPr>
            <w:pStyle w:val="Sumrio3"/>
            <w:numPr>
              <w:ilvl w:val="1"/>
              <w:numId w:val="3"/>
            </w:numPr>
            <w:tabs>
              <w:tab w:val="left" w:pos="1029"/>
              <w:tab w:val="left" w:leader="dot" w:pos="8966"/>
            </w:tabs>
            <w:ind w:hanging="538"/>
          </w:pPr>
          <w:hyperlink w:anchor="_bookmark25" w:history="1">
            <w:r>
              <w:t>Hardware</w:t>
            </w:r>
            <w:r>
              <w:rPr>
                <w:spacing w:val="-8"/>
              </w:rPr>
              <w:t xml:space="preserve"> </w:t>
            </w:r>
            <w:r>
              <w:t>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Instrumentação</w:t>
            </w:r>
          </w:hyperlink>
          <w:r>
            <w:tab/>
          </w:r>
          <w:r>
            <w:rPr>
              <w:spacing w:val="-5"/>
            </w:rPr>
            <w:t>13</w:t>
          </w:r>
        </w:p>
        <w:p w14:paraId="486AA9ED" w14:textId="77777777" w:rsidR="005A1A1F" w:rsidRDefault="008B10AC">
          <w:pPr>
            <w:pStyle w:val="Sumrio5"/>
            <w:numPr>
              <w:ilvl w:val="2"/>
              <w:numId w:val="3"/>
            </w:numPr>
            <w:tabs>
              <w:tab w:val="left" w:pos="1778"/>
              <w:tab w:val="left" w:leader="dot" w:pos="8966"/>
            </w:tabs>
            <w:spacing w:before="83"/>
            <w:ind w:hanging="749"/>
          </w:pPr>
          <w:hyperlink w:anchor="_bookmark26" w:history="1">
            <w:r>
              <w:t>O</w:t>
            </w:r>
            <w:r>
              <w:rPr>
                <w:spacing w:val="-11"/>
              </w:rPr>
              <w:t xml:space="preserve"> </w:t>
            </w:r>
            <w:r>
              <w:t>Microcontrolador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ESP32</w:t>
            </w:r>
          </w:hyperlink>
          <w:r>
            <w:tab/>
          </w:r>
          <w:r>
            <w:rPr>
              <w:spacing w:val="-5"/>
            </w:rPr>
            <w:t>13</w:t>
          </w:r>
        </w:p>
        <w:p w14:paraId="3F05C3FC" w14:textId="77777777" w:rsidR="005A1A1F" w:rsidRDefault="008B10AC">
          <w:pPr>
            <w:pStyle w:val="Sumrio5"/>
            <w:numPr>
              <w:ilvl w:val="2"/>
              <w:numId w:val="3"/>
            </w:numPr>
            <w:tabs>
              <w:tab w:val="left" w:pos="1778"/>
              <w:tab w:val="left" w:leader="dot" w:pos="8966"/>
            </w:tabs>
            <w:ind w:hanging="749"/>
          </w:pPr>
          <w:hyperlink w:anchor="_bookmark28" w:history="1">
            <w:r>
              <w:t>Módulo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Cartão</w:t>
            </w:r>
            <w:r>
              <w:rPr>
                <w:spacing w:val="-6"/>
              </w:rPr>
              <w:t xml:space="preserve"> </w:t>
            </w:r>
            <w:r>
              <w:t>Micro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SD</w:t>
            </w:r>
          </w:hyperlink>
          <w:r>
            <w:tab/>
          </w:r>
          <w:r>
            <w:rPr>
              <w:spacing w:val="-5"/>
            </w:rPr>
            <w:t>14</w:t>
          </w:r>
        </w:p>
        <w:p w14:paraId="5B3C810C" w14:textId="77777777" w:rsidR="005A1A1F" w:rsidRDefault="008B10AC">
          <w:pPr>
            <w:pStyle w:val="Sumrio5"/>
            <w:numPr>
              <w:ilvl w:val="2"/>
              <w:numId w:val="3"/>
            </w:numPr>
            <w:tabs>
              <w:tab w:val="left" w:pos="1778"/>
              <w:tab w:val="left" w:leader="dot" w:pos="8966"/>
            </w:tabs>
            <w:spacing w:before="83"/>
            <w:ind w:hanging="749"/>
          </w:pPr>
          <w:hyperlink w:anchor="_bookmark30" w:history="1">
            <w:r>
              <w:rPr>
                <w:spacing w:val="-2"/>
              </w:rPr>
              <w:t>Sensoriamento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Eletroeletrônico</w:t>
            </w:r>
          </w:hyperlink>
          <w:r>
            <w:tab/>
          </w:r>
          <w:r>
            <w:rPr>
              <w:spacing w:val="-5"/>
            </w:rPr>
            <w:t>14</w:t>
          </w:r>
        </w:p>
        <w:p w14:paraId="3B2F95C8" w14:textId="77777777" w:rsidR="005A1A1F" w:rsidRDefault="008B10AC">
          <w:pPr>
            <w:pStyle w:val="Sumrio7"/>
            <w:numPr>
              <w:ilvl w:val="3"/>
              <w:numId w:val="3"/>
            </w:numPr>
            <w:tabs>
              <w:tab w:val="left" w:pos="2738"/>
              <w:tab w:val="left" w:leader="dot" w:pos="8966"/>
            </w:tabs>
            <w:spacing w:before="83"/>
          </w:pPr>
          <w:hyperlink w:anchor="_bookmark31" w:history="1">
            <w:r>
              <w:t>Sensor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Tensão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(ZMPT101B)</w:t>
            </w:r>
          </w:hyperlink>
          <w:r>
            <w:tab/>
          </w:r>
          <w:r>
            <w:rPr>
              <w:spacing w:val="-5"/>
            </w:rPr>
            <w:t>14</w:t>
          </w:r>
        </w:p>
        <w:p w14:paraId="2B91ED21" w14:textId="77777777" w:rsidR="005A1A1F" w:rsidRDefault="008B10AC">
          <w:pPr>
            <w:pStyle w:val="Sumrio7"/>
            <w:numPr>
              <w:ilvl w:val="3"/>
              <w:numId w:val="3"/>
            </w:numPr>
            <w:tabs>
              <w:tab w:val="left" w:pos="2738"/>
              <w:tab w:val="left" w:leader="dot" w:pos="8966"/>
            </w:tabs>
          </w:pPr>
          <w:hyperlink w:anchor="_bookmark33" w:history="1">
            <w:r>
              <w:rPr>
                <w:spacing w:val="-2"/>
              </w:rPr>
              <w:t>Sensor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 Corrente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(SCT-</w:t>
            </w:r>
            <w:r>
              <w:rPr>
                <w:spacing w:val="-4"/>
              </w:rPr>
              <w:t>013)</w:t>
            </w:r>
          </w:hyperlink>
          <w:r>
            <w:tab/>
          </w:r>
          <w:r>
            <w:rPr>
              <w:spacing w:val="-5"/>
            </w:rPr>
            <w:t>15</w:t>
          </w:r>
        </w:p>
        <w:p w14:paraId="1842CBCE" w14:textId="77777777" w:rsidR="005A1A1F" w:rsidRDefault="008B10AC">
          <w:pPr>
            <w:pStyle w:val="Sumrio2"/>
            <w:numPr>
              <w:ilvl w:val="0"/>
              <w:numId w:val="3"/>
            </w:numPr>
            <w:tabs>
              <w:tab w:val="left" w:pos="491"/>
              <w:tab w:val="left" w:leader="dot" w:pos="8966"/>
            </w:tabs>
            <w:spacing w:before="83"/>
            <w:ind w:hanging="351"/>
          </w:pPr>
          <w:hyperlink w:anchor="_bookmark35" w:history="1">
            <w:r>
              <w:rPr>
                <w:spacing w:val="-2"/>
              </w:rPr>
              <w:t>METODOLOGIA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15</w:t>
          </w:r>
        </w:p>
        <w:p w14:paraId="559155E2" w14:textId="77777777" w:rsidR="005A1A1F" w:rsidRDefault="008B10AC">
          <w:pPr>
            <w:pStyle w:val="Sumrio2"/>
            <w:numPr>
              <w:ilvl w:val="0"/>
              <w:numId w:val="3"/>
            </w:numPr>
            <w:tabs>
              <w:tab w:val="left" w:pos="491"/>
              <w:tab w:val="left" w:leader="dot" w:pos="8966"/>
            </w:tabs>
            <w:ind w:hanging="351"/>
          </w:pPr>
          <w:hyperlink w:anchor="_bookmark37" w:history="1">
            <w:r>
              <w:rPr>
                <w:spacing w:val="-2"/>
              </w:rPr>
              <w:t>CRONOGRAMA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18</w:t>
          </w:r>
        </w:p>
        <w:p w14:paraId="439893D8" w14:textId="77777777" w:rsidR="005A1A1F" w:rsidRDefault="008B10AC">
          <w:pPr>
            <w:pStyle w:val="Sumrio2"/>
            <w:tabs>
              <w:tab w:val="left" w:leader="dot" w:pos="8966"/>
            </w:tabs>
            <w:spacing w:before="83"/>
            <w:ind w:left="140" w:firstLine="0"/>
          </w:pPr>
          <w:hyperlink w:anchor="_bookmark39" w:history="1">
            <w:r>
              <w:rPr>
                <w:spacing w:val="-2"/>
              </w:rPr>
              <w:t>REFERÊNCIAS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19</w:t>
          </w:r>
        </w:p>
      </w:sdtContent>
    </w:sdt>
    <w:p w14:paraId="4F6CB004" w14:textId="77777777" w:rsidR="005A1A1F" w:rsidRDefault="005A1A1F">
      <w:pPr>
        <w:pStyle w:val="Sumrio2"/>
        <w:sectPr w:rsidR="005A1A1F">
          <w:pgSz w:w="11910" w:h="16840"/>
          <w:pgMar w:top="1620" w:right="566" w:bottom="280" w:left="1559" w:header="720" w:footer="720" w:gutter="0"/>
          <w:cols w:space="720"/>
        </w:sectPr>
      </w:pPr>
    </w:p>
    <w:p w14:paraId="17A96E89" w14:textId="77777777" w:rsidR="005A1A1F" w:rsidRDefault="008B10AC">
      <w:pPr>
        <w:pStyle w:val="Ttulo1"/>
        <w:spacing w:before="78"/>
        <w:ind w:left="160" w:right="653" w:firstLine="0"/>
        <w:jc w:val="center"/>
      </w:pPr>
      <w:bookmarkStart w:id="4" w:name="LISTA_DE_ILUSTRAÇÕES"/>
      <w:bookmarkStart w:id="5" w:name="_bookmark0"/>
      <w:bookmarkEnd w:id="4"/>
      <w:bookmarkEnd w:id="5"/>
      <w:r>
        <w:rPr>
          <w:spacing w:val="-2"/>
        </w:rPr>
        <w:lastRenderedPageBreak/>
        <w:t>LISTA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ILUSTRAÇÕES</w:t>
      </w:r>
    </w:p>
    <w:p w14:paraId="5A023285" w14:textId="77777777" w:rsidR="005A1A1F" w:rsidRDefault="005A1A1F">
      <w:pPr>
        <w:pStyle w:val="Corpodetexto"/>
        <w:spacing w:before="165"/>
        <w:rPr>
          <w:b/>
        </w:rPr>
      </w:pPr>
    </w:p>
    <w:p w14:paraId="2158ED5D" w14:textId="77777777" w:rsidR="005A1A1F" w:rsidRDefault="008B10AC">
      <w:pPr>
        <w:pStyle w:val="Corpodetexto"/>
        <w:tabs>
          <w:tab w:val="left" w:leader="dot" w:pos="9086"/>
        </w:tabs>
        <w:ind w:left="140"/>
      </w:pPr>
      <w:hyperlink w:anchor="_bookmark12" w:history="1">
        <w:r>
          <w:t>Figura</w:t>
        </w:r>
        <w:r>
          <w:rPr>
            <w:spacing w:val="-6"/>
          </w:rPr>
          <w:t xml:space="preserve"> </w:t>
        </w:r>
        <w:r>
          <w:t>1</w:t>
        </w:r>
        <w:r>
          <w:rPr>
            <w:spacing w:val="76"/>
          </w:rPr>
          <w:t xml:space="preserve"> </w:t>
        </w:r>
        <w:r>
          <w:t>–</w:t>
        </w:r>
        <w:r>
          <w:rPr>
            <w:spacing w:val="77"/>
          </w:rPr>
          <w:t xml:space="preserve"> </w:t>
        </w:r>
        <w:r>
          <w:t>Representação</w:t>
        </w:r>
        <w:r>
          <w:rPr>
            <w:spacing w:val="-6"/>
          </w:rPr>
          <w:t xml:space="preserve"> </w:t>
        </w:r>
        <w:r>
          <w:t>do</w:t>
        </w:r>
        <w:r>
          <w:rPr>
            <w:spacing w:val="-5"/>
          </w:rPr>
          <w:t xml:space="preserve"> </w:t>
        </w:r>
        <w:r>
          <w:t>Modelo</w:t>
        </w:r>
        <w:r>
          <w:rPr>
            <w:spacing w:val="-6"/>
          </w:rPr>
          <w:t xml:space="preserve"> </w:t>
        </w:r>
        <w:r>
          <w:t>Arquitetural</w:t>
        </w:r>
        <w:r>
          <w:rPr>
            <w:spacing w:val="-6"/>
          </w:rPr>
          <w:t xml:space="preserve"> </w:t>
        </w:r>
        <w:r>
          <w:t>de</w:t>
        </w:r>
        <w:r>
          <w:rPr>
            <w:spacing w:val="-6"/>
          </w:rPr>
          <w:t xml:space="preserve"> </w:t>
        </w:r>
        <w:r>
          <w:t>Referência</w:t>
        </w:r>
        <w:r>
          <w:rPr>
            <w:spacing w:val="-6"/>
          </w:rPr>
          <w:t xml:space="preserve"> </w:t>
        </w:r>
        <w:r>
          <w:t>RAMI</w:t>
        </w:r>
        <w:r>
          <w:rPr>
            <w:spacing w:val="-6"/>
          </w:rPr>
          <w:t xml:space="preserve"> </w:t>
        </w:r>
        <w:r>
          <w:rPr>
            <w:spacing w:val="-5"/>
          </w:rPr>
          <w:t>4.0</w:t>
        </w:r>
      </w:hyperlink>
      <w:r>
        <w:tab/>
      </w:r>
      <w:r>
        <w:rPr>
          <w:spacing w:val="-10"/>
        </w:rPr>
        <w:t>8</w:t>
      </w:r>
    </w:p>
    <w:p w14:paraId="6B96C27A" w14:textId="77777777" w:rsidR="005A1A1F" w:rsidRDefault="008B10AC">
      <w:pPr>
        <w:tabs>
          <w:tab w:val="left" w:leader="dot" w:pos="8966"/>
        </w:tabs>
        <w:spacing w:before="82"/>
        <w:ind w:left="140"/>
        <w:rPr>
          <w:sz w:val="24"/>
        </w:rPr>
      </w:pPr>
      <w:hyperlink w:anchor="_bookmark18" w:history="1">
        <w:r>
          <w:rPr>
            <w:sz w:val="24"/>
          </w:rPr>
          <w:t>Figura</w:t>
        </w:r>
        <w:r>
          <w:rPr>
            <w:spacing w:val="-5"/>
            <w:sz w:val="24"/>
          </w:rPr>
          <w:t xml:space="preserve"> </w:t>
        </w:r>
        <w:r>
          <w:rPr>
            <w:sz w:val="24"/>
          </w:rPr>
          <w:t>2</w:t>
        </w:r>
        <w:r>
          <w:rPr>
            <w:spacing w:val="50"/>
            <w:w w:val="150"/>
            <w:sz w:val="24"/>
          </w:rPr>
          <w:t xml:space="preserve"> </w:t>
        </w:r>
        <w:r>
          <w:rPr>
            <w:sz w:val="24"/>
          </w:rPr>
          <w:t>–</w:t>
        </w:r>
        <w:r>
          <w:rPr>
            <w:spacing w:val="51"/>
            <w:w w:val="150"/>
            <w:sz w:val="24"/>
          </w:rPr>
          <w:t xml:space="preserve"> </w:t>
        </w:r>
        <w:r>
          <w:rPr>
            <w:sz w:val="24"/>
          </w:rPr>
          <w:t>Os</w:t>
        </w:r>
        <w:r>
          <w:rPr>
            <w:spacing w:val="-5"/>
            <w:sz w:val="24"/>
          </w:rPr>
          <w:t xml:space="preserve"> </w:t>
        </w:r>
        <w:r>
          <w:rPr>
            <w:sz w:val="24"/>
          </w:rPr>
          <w:t>três</w:t>
        </w:r>
        <w:r>
          <w:rPr>
            <w:spacing w:val="-4"/>
            <w:sz w:val="24"/>
          </w:rPr>
          <w:t xml:space="preserve"> </w:t>
        </w:r>
        <w:r>
          <w:rPr>
            <w:sz w:val="24"/>
          </w:rPr>
          <w:t>tipos</w:t>
        </w:r>
        <w:r>
          <w:rPr>
            <w:spacing w:val="-5"/>
            <w:sz w:val="24"/>
          </w:rPr>
          <w:t xml:space="preserve"> </w:t>
        </w:r>
        <w:r>
          <w:rPr>
            <w:sz w:val="24"/>
          </w:rPr>
          <w:t>de</w:t>
        </w:r>
        <w:r>
          <w:rPr>
            <w:spacing w:val="-4"/>
            <w:sz w:val="24"/>
          </w:rPr>
          <w:t xml:space="preserve"> </w:t>
        </w:r>
        <w:r>
          <w:rPr>
            <w:sz w:val="24"/>
          </w:rPr>
          <w:t>AAS</w:t>
        </w:r>
        <w:r>
          <w:rPr>
            <w:spacing w:val="-4"/>
            <w:sz w:val="24"/>
          </w:rPr>
          <w:t xml:space="preserve"> </w:t>
        </w:r>
        <w:r>
          <w:rPr>
            <w:sz w:val="24"/>
          </w:rPr>
          <w:t>de</w:t>
        </w:r>
        <w:r>
          <w:rPr>
            <w:spacing w:val="-5"/>
            <w:sz w:val="24"/>
          </w:rPr>
          <w:t xml:space="preserve"> </w:t>
        </w:r>
        <w:r>
          <w:rPr>
            <w:sz w:val="24"/>
          </w:rPr>
          <w:t>acordo</w:t>
        </w:r>
        <w:r>
          <w:rPr>
            <w:spacing w:val="-4"/>
            <w:sz w:val="24"/>
          </w:rPr>
          <w:t xml:space="preserve"> </w:t>
        </w:r>
        <w:r>
          <w:rPr>
            <w:sz w:val="24"/>
          </w:rPr>
          <w:t>com</w:t>
        </w:r>
        <w:r>
          <w:rPr>
            <w:spacing w:val="-5"/>
            <w:sz w:val="24"/>
          </w:rPr>
          <w:t xml:space="preserve"> </w:t>
        </w:r>
        <w:r>
          <w:rPr>
            <w:sz w:val="24"/>
          </w:rPr>
          <w:t>o</w:t>
        </w:r>
        <w:r>
          <w:rPr>
            <w:spacing w:val="-4"/>
            <w:sz w:val="24"/>
          </w:rPr>
          <w:t xml:space="preserve"> </w:t>
        </w:r>
        <w:r>
          <w:rPr>
            <w:i/>
            <w:sz w:val="24"/>
          </w:rPr>
          <w:t>Plattform</w:t>
        </w:r>
        <w:r>
          <w:rPr>
            <w:i/>
            <w:spacing w:val="-5"/>
            <w:sz w:val="24"/>
          </w:rPr>
          <w:t xml:space="preserve"> </w:t>
        </w:r>
        <w:r>
          <w:rPr>
            <w:i/>
            <w:sz w:val="24"/>
          </w:rPr>
          <w:t>Industrie</w:t>
        </w:r>
        <w:r>
          <w:rPr>
            <w:i/>
            <w:spacing w:val="-4"/>
            <w:sz w:val="24"/>
          </w:rPr>
          <w:t xml:space="preserve"> </w:t>
        </w:r>
        <w:r>
          <w:rPr>
            <w:i/>
            <w:spacing w:val="-5"/>
            <w:sz w:val="24"/>
          </w:rPr>
          <w:t>4.0</w:t>
        </w:r>
      </w:hyperlink>
      <w:r>
        <w:rPr>
          <w:sz w:val="24"/>
        </w:rPr>
        <w:tab/>
      </w:r>
      <w:r>
        <w:rPr>
          <w:spacing w:val="-5"/>
          <w:sz w:val="24"/>
        </w:rPr>
        <w:t>10</w:t>
      </w:r>
    </w:p>
    <w:p w14:paraId="11AFBD48" w14:textId="77777777" w:rsidR="005A1A1F" w:rsidRDefault="008B10AC">
      <w:pPr>
        <w:pStyle w:val="Corpodetexto"/>
        <w:tabs>
          <w:tab w:val="left" w:leader="dot" w:pos="8966"/>
        </w:tabs>
        <w:spacing w:before="83"/>
        <w:ind w:left="140"/>
      </w:pPr>
      <w:hyperlink w:anchor="_bookmark20" w:history="1">
        <w:r>
          <w:t>Figura</w:t>
        </w:r>
        <w:r>
          <w:rPr>
            <w:spacing w:val="-6"/>
          </w:rPr>
          <w:t xml:space="preserve"> </w:t>
        </w:r>
        <w:r>
          <w:t>3</w:t>
        </w:r>
        <w:r>
          <w:rPr>
            <w:spacing w:val="77"/>
          </w:rPr>
          <w:t xml:space="preserve"> </w:t>
        </w:r>
        <w:r>
          <w:t>–</w:t>
        </w:r>
        <w:r>
          <w:rPr>
            <w:spacing w:val="77"/>
          </w:rPr>
          <w:t xml:space="preserve"> </w:t>
        </w:r>
        <w:r>
          <w:t>Interface</w:t>
        </w:r>
        <w:r>
          <w:rPr>
            <w:spacing w:val="-5"/>
          </w:rPr>
          <w:t xml:space="preserve"> </w:t>
        </w:r>
        <w:r>
          <w:t>gráfica</w:t>
        </w:r>
        <w:r>
          <w:rPr>
            <w:spacing w:val="-6"/>
          </w:rPr>
          <w:t xml:space="preserve"> </w:t>
        </w:r>
        <w:r>
          <w:t>para</w:t>
        </w:r>
        <w:r>
          <w:rPr>
            <w:spacing w:val="-6"/>
          </w:rPr>
          <w:t xml:space="preserve"> </w:t>
        </w:r>
        <w:r>
          <w:t>modelagem</w:t>
        </w:r>
        <w:r>
          <w:rPr>
            <w:spacing w:val="-5"/>
          </w:rPr>
          <w:t xml:space="preserve"> </w:t>
        </w:r>
        <w:r>
          <w:t>de</w:t>
        </w:r>
        <w:r>
          <w:rPr>
            <w:spacing w:val="-6"/>
          </w:rPr>
          <w:t xml:space="preserve"> </w:t>
        </w:r>
        <w:r>
          <w:t>AAS</w:t>
        </w:r>
        <w:r>
          <w:rPr>
            <w:spacing w:val="-5"/>
          </w:rPr>
          <w:t xml:space="preserve"> </w:t>
        </w:r>
        <w:r>
          <w:t>do</w:t>
        </w:r>
        <w:r>
          <w:rPr>
            <w:spacing w:val="-6"/>
          </w:rPr>
          <w:t xml:space="preserve"> </w:t>
        </w:r>
        <w:r>
          <w:t>tipo</w:t>
        </w:r>
        <w:r>
          <w:rPr>
            <w:spacing w:val="-6"/>
          </w:rPr>
          <w:t xml:space="preserve"> </w:t>
        </w:r>
        <w:r>
          <w:t>1</w:t>
        </w:r>
        <w:r>
          <w:rPr>
            <w:spacing w:val="-5"/>
          </w:rPr>
          <w:t xml:space="preserve"> </w:t>
        </w:r>
        <w:r>
          <w:rPr>
            <w:i/>
          </w:rPr>
          <w:t>Aasx</w:t>
        </w:r>
        <w:r>
          <w:rPr>
            <w:i/>
            <w:spacing w:val="-6"/>
          </w:rPr>
          <w:t xml:space="preserve"> </w:t>
        </w:r>
        <w:r>
          <w:rPr>
            <w:i/>
            <w:spacing w:val="-2"/>
          </w:rPr>
          <w:t>Explorer</w:t>
        </w:r>
      </w:hyperlink>
      <w:r>
        <w:tab/>
      </w:r>
      <w:r>
        <w:rPr>
          <w:spacing w:val="-5"/>
        </w:rPr>
        <w:t>11</w:t>
      </w:r>
    </w:p>
    <w:p w14:paraId="1DFD297B" w14:textId="77777777" w:rsidR="005A1A1F" w:rsidRDefault="008B10AC">
      <w:pPr>
        <w:pStyle w:val="Corpodetexto"/>
        <w:tabs>
          <w:tab w:val="left" w:leader="dot" w:pos="8966"/>
        </w:tabs>
        <w:spacing w:before="83"/>
        <w:ind w:left="140"/>
      </w:pPr>
      <w:hyperlink w:anchor="_bookmark27" w:history="1">
        <w:r>
          <w:t>Figura</w:t>
        </w:r>
        <w:r>
          <w:rPr>
            <w:spacing w:val="-8"/>
          </w:rPr>
          <w:t xml:space="preserve"> </w:t>
        </w:r>
        <w:r>
          <w:t>4</w:t>
        </w:r>
        <w:r>
          <w:rPr>
            <w:spacing w:val="73"/>
          </w:rPr>
          <w:t xml:space="preserve"> </w:t>
        </w:r>
        <w:r>
          <w:t>–</w:t>
        </w:r>
        <w:r>
          <w:rPr>
            <w:spacing w:val="73"/>
          </w:rPr>
          <w:t xml:space="preserve"> </w:t>
        </w:r>
        <w:r>
          <w:t>ESP32-DevKitC</w:t>
        </w:r>
        <w:r>
          <w:rPr>
            <w:spacing w:val="-7"/>
          </w:rPr>
          <w:t xml:space="preserve"> </w:t>
        </w:r>
        <w:r>
          <w:t>V4</w:t>
        </w:r>
        <w:r>
          <w:rPr>
            <w:spacing w:val="-7"/>
          </w:rPr>
          <w:t xml:space="preserve"> </w:t>
        </w:r>
        <w:r>
          <w:t>com</w:t>
        </w:r>
        <w:r>
          <w:rPr>
            <w:spacing w:val="-8"/>
          </w:rPr>
          <w:t xml:space="preserve"> </w:t>
        </w:r>
        <w:r>
          <w:t>o</w:t>
        </w:r>
        <w:r>
          <w:rPr>
            <w:spacing w:val="-7"/>
          </w:rPr>
          <w:t xml:space="preserve"> </w:t>
        </w:r>
        <w:r>
          <w:t>módulo</w:t>
        </w:r>
        <w:r>
          <w:rPr>
            <w:spacing w:val="-7"/>
          </w:rPr>
          <w:t xml:space="preserve"> </w:t>
        </w:r>
        <w:r>
          <w:t>ESP32-WROOM-32</w:t>
        </w:r>
        <w:r>
          <w:rPr>
            <w:spacing w:val="-8"/>
          </w:rPr>
          <w:t xml:space="preserve"> </w:t>
        </w:r>
        <w:r>
          <w:rPr>
            <w:spacing w:val="-2"/>
          </w:rPr>
          <w:t>soldado</w:t>
        </w:r>
      </w:hyperlink>
      <w:r>
        <w:tab/>
      </w:r>
      <w:r>
        <w:rPr>
          <w:spacing w:val="-5"/>
        </w:rPr>
        <w:t>13</w:t>
      </w:r>
    </w:p>
    <w:p w14:paraId="142D219D" w14:textId="77777777" w:rsidR="005A1A1F" w:rsidRDefault="008B10AC">
      <w:pPr>
        <w:pStyle w:val="Corpodetexto"/>
        <w:tabs>
          <w:tab w:val="left" w:leader="dot" w:pos="8966"/>
        </w:tabs>
        <w:spacing w:before="82"/>
        <w:ind w:left="140"/>
      </w:pPr>
      <w:hyperlink w:anchor="_bookmark29" w:history="1">
        <w:r>
          <w:t>Figura</w:t>
        </w:r>
        <w:r>
          <w:rPr>
            <w:spacing w:val="-5"/>
          </w:rPr>
          <w:t xml:space="preserve"> </w:t>
        </w:r>
        <w:r>
          <w:t>5</w:t>
        </w:r>
        <w:r>
          <w:rPr>
            <w:spacing w:val="52"/>
            <w:w w:val="150"/>
          </w:rPr>
          <w:t xml:space="preserve"> </w:t>
        </w:r>
        <w:r>
          <w:t>–</w:t>
        </w:r>
        <w:r>
          <w:rPr>
            <w:spacing w:val="51"/>
            <w:w w:val="150"/>
          </w:rPr>
          <w:t xml:space="preserve"> </w:t>
        </w:r>
        <w:r>
          <w:t>Módulo</w:t>
        </w:r>
        <w:r>
          <w:rPr>
            <w:spacing w:val="-4"/>
          </w:rPr>
          <w:t xml:space="preserve"> </w:t>
        </w:r>
        <w:r>
          <w:t>de</w:t>
        </w:r>
        <w:r>
          <w:rPr>
            <w:spacing w:val="-4"/>
          </w:rPr>
          <w:t xml:space="preserve"> </w:t>
        </w:r>
        <w:r>
          <w:t>Cartão</w:t>
        </w:r>
        <w:r>
          <w:rPr>
            <w:spacing w:val="-4"/>
          </w:rPr>
          <w:t xml:space="preserve"> </w:t>
        </w:r>
        <w:r>
          <w:t>Micro</w:t>
        </w:r>
        <w:r>
          <w:rPr>
            <w:spacing w:val="-4"/>
          </w:rPr>
          <w:t xml:space="preserve"> </w:t>
        </w:r>
        <w:r>
          <w:rPr>
            <w:spacing w:val="-5"/>
          </w:rPr>
          <w:t>SD</w:t>
        </w:r>
      </w:hyperlink>
      <w:r>
        <w:tab/>
      </w:r>
      <w:r>
        <w:rPr>
          <w:spacing w:val="-5"/>
        </w:rPr>
        <w:t>14</w:t>
      </w:r>
    </w:p>
    <w:p w14:paraId="226F33EB" w14:textId="77777777" w:rsidR="005A1A1F" w:rsidRDefault="008B10AC">
      <w:pPr>
        <w:pStyle w:val="Corpodetexto"/>
        <w:tabs>
          <w:tab w:val="left" w:leader="dot" w:pos="8966"/>
        </w:tabs>
        <w:spacing w:before="83"/>
        <w:ind w:left="140"/>
      </w:pPr>
      <w:hyperlink w:anchor="_bookmark32" w:history="1">
        <w:r>
          <w:t>Figura</w:t>
        </w:r>
        <w:r>
          <w:rPr>
            <w:spacing w:val="-4"/>
          </w:rPr>
          <w:t xml:space="preserve"> </w:t>
        </w:r>
        <w:r>
          <w:t>6</w:t>
        </w:r>
        <w:r>
          <w:rPr>
            <w:spacing w:val="52"/>
            <w:w w:val="150"/>
          </w:rPr>
          <w:t xml:space="preserve"> </w:t>
        </w:r>
        <w:r>
          <w:t>–</w:t>
        </w:r>
        <w:r>
          <w:rPr>
            <w:spacing w:val="53"/>
            <w:w w:val="150"/>
          </w:rPr>
          <w:t xml:space="preserve"> </w:t>
        </w:r>
        <w:r>
          <w:t>Sensor</w:t>
        </w:r>
        <w:r>
          <w:rPr>
            <w:spacing w:val="-4"/>
          </w:rPr>
          <w:t xml:space="preserve"> </w:t>
        </w:r>
        <w:r>
          <w:t>de</w:t>
        </w:r>
        <w:r>
          <w:rPr>
            <w:spacing w:val="-3"/>
          </w:rPr>
          <w:t xml:space="preserve"> </w:t>
        </w:r>
        <w:r>
          <w:t>tensão</w:t>
        </w:r>
        <w:r>
          <w:rPr>
            <w:spacing w:val="-4"/>
          </w:rPr>
          <w:t xml:space="preserve"> </w:t>
        </w:r>
        <w:r>
          <w:rPr>
            <w:spacing w:val="-2"/>
          </w:rPr>
          <w:t>ZMPT101B</w:t>
        </w:r>
      </w:hyperlink>
      <w:r>
        <w:tab/>
      </w:r>
      <w:r>
        <w:rPr>
          <w:spacing w:val="-5"/>
        </w:rPr>
        <w:t>15</w:t>
      </w:r>
    </w:p>
    <w:p w14:paraId="1F277479" w14:textId="77777777" w:rsidR="005A1A1F" w:rsidRDefault="008B10AC">
      <w:pPr>
        <w:pStyle w:val="Corpodetexto"/>
        <w:tabs>
          <w:tab w:val="left" w:leader="dot" w:pos="8966"/>
        </w:tabs>
        <w:spacing w:before="82"/>
        <w:ind w:left="140"/>
      </w:pPr>
      <w:hyperlink w:anchor="_bookmark34" w:history="1">
        <w:r>
          <w:t>Figura</w:t>
        </w:r>
        <w:r>
          <w:rPr>
            <w:spacing w:val="-7"/>
          </w:rPr>
          <w:t xml:space="preserve"> </w:t>
        </w:r>
        <w:r>
          <w:t>7</w:t>
        </w:r>
        <w:r>
          <w:rPr>
            <w:spacing w:val="74"/>
          </w:rPr>
          <w:t xml:space="preserve"> </w:t>
        </w:r>
        <w:r>
          <w:t>–</w:t>
        </w:r>
        <w:r>
          <w:rPr>
            <w:spacing w:val="74"/>
          </w:rPr>
          <w:t xml:space="preserve"> </w:t>
        </w:r>
        <w:r>
          <w:t>Sensor</w:t>
        </w:r>
        <w:r>
          <w:rPr>
            <w:spacing w:val="-6"/>
          </w:rPr>
          <w:t xml:space="preserve"> </w:t>
        </w:r>
        <w:r>
          <w:t>de</w:t>
        </w:r>
        <w:r>
          <w:rPr>
            <w:spacing w:val="-7"/>
          </w:rPr>
          <w:t xml:space="preserve"> </w:t>
        </w:r>
        <w:r>
          <w:t>corrente</w:t>
        </w:r>
        <w:r>
          <w:rPr>
            <w:spacing w:val="-7"/>
          </w:rPr>
          <w:t xml:space="preserve"> </w:t>
        </w:r>
        <w:r>
          <w:t>SCT-</w:t>
        </w:r>
        <w:r>
          <w:rPr>
            <w:spacing w:val="-5"/>
          </w:rPr>
          <w:t>013</w:t>
        </w:r>
      </w:hyperlink>
      <w:r>
        <w:tab/>
      </w:r>
      <w:r>
        <w:rPr>
          <w:spacing w:val="-5"/>
        </w:rPr>
        <w:t>15</w:t>
      </w:r>
    </w:p>
    <w:p w14:paraId="47ABFEFA" w14:textId="77777777" w:rsidR="005A1A1F" w:rsidRDefault="008B10AC">
      <w:pPr>
        <w:pStyle w:val="Corpodetexto"/>
        <w:tabs>
          <w:tab w:val="left" w:leader="dot" w:pos="8966"/>
        </w:tabs>
        <w:spacing w:before="83"/>
        <w:ind w:left="140"/>
      </w:pPr>
      <w:hyperlink w:anchor="_bookmark36" w:history="1">
        <w:r>
          <w:t>Figura</w:t>
        </w:r>
        <w:r>
          <w:rPr>
            <w:spacing w:val="-6"/>
          </w:rPr>
          <w:t xml:space="preserve"> </w:t>
        </w:r>
        <w:r>
          <w:t>8</w:t>
        </w:r>
        <w:r>
          <w:rPr>
            <w:spacing w:val="79"/>
          </w:rPr>
          <w:t xml:space="preserve"> </w:t>
        </w:r>
        <w:r>
          <w:t>–</w:t>
        </w:r>
        <w:r>
          <w:rPr>
            <w:spacing w:val="78"/>
          </w:rPr>
          <w:t xml:space="preserve"> </w:t>
        </w:r>
        <w:r>
          <w:t>Arquitetura</w:t>
        </w:r>
        <w:r>
          <w:rPr>
            <w:spacing w:val="-5"/>
          </w:rPr>
          <w:t xml:space="preserve"> </w:t>
        </w:r>
        <w:r>
          <w:t>geral</w:t>
        </w:r>
        <w:r>
          <w:rPr>
            <w:spacing w:val="-5"/>
          </w:rPr>
          <w:t xml:space="preserve"> </w:t>
        </w:r>
        <w:r>
          <w:t>proposta</w:t>
        </w:r>
        <w:r>
          <w:rPr>
            <w:spacing w:val="-6"/>
          </w:rPr>
          <w:t xml:space="preserve"> </w:t>
        </w:r>
        <w:r>
          <w:t>para</w:t>
        </w:r>
        <w:r>
          <w:rPr>
            <w:spacing w:val="-5"/>
          </w:rPr>
          <w:t xml:space="preserve"> </w:t>
        </w:r>
        <w:r>
          <w:t>a</w:t>
        </w:r>
        <w:r>
          <w:rPr>
            <w:spacing w:val="-5"/>
          </w:rPr>
          <w:t xml:space="preserve"> </w:t>
        </w:r>
        <w:r>
          <w:t>instrumentação</w:t>
        </w:r>
        <w:r>
          <w:rPr>
            <w:spacing w:val="-5"/>
          </w:rPr>
          <w:t xml:space="preserve"> </w:t>
        </w:r>
        <w:r>
          <w:t>do</w:t>
        </w:r>
        <w:r>
          <w:rPr>
            <w:spacing w:val="-6"/>
          </w:rPr>
          <w:t xml:space="preserve"> </w:t>
        </w:r>
        <w:r>
          <w:rPr>
            <w:spacing w:val="-5"/>
          </w:rPr>
          <w:t>AAS</w:t>
        </w:r>
      </w:hyperlink>
      <w:r>
        <w:tab/>
      </w:r>
      <w:r>
        <w:rPr>
          <w:spacing w:val="-5"/>
        </w:rPr>
        <w:t>17</w:t>
      </w:r>
    </w:p>
    <w:p w14:paraId="2C619F6D" w14:textId="77777777" w:rsidR="005A1A1F" w:rsidRDefault="008B10AC">
      <w:pPr>
        <w:pStyle w:val="Corpodetexto"/>
        <w:tabs>
          <w:tab w:val="left" w:leader="dot" w:pos="8966"/>
        </w:tabs>
        <w:spacing w:before="82"/>
        <w:ind w:left="140"/>
      </w:pPr>
      <w:hyperlink w:anchor="_bookmark38" w:history="1">
        <w:r>
          <w:t>Figura</w:t>
        </w:r>
        <w:r>
          <w:rPr>
            <w:spacing w:val="-6"/>
          </w:rPr>
          <w:t xml:space="preserve"> </w:t>
        </w:r>
        <w:r>
          <w:t>9</w:t>
        </w:r>
        <w:r>
          <w:rPr>
            <w:spacing w:val="79"/>
          </w:rPr>
          <w:t xml:space="preserve"> </w:t>
        </w:r>
        <w:r>
          <w:t>–</w:t>
        </w:r>
        <w:r>
          <w:rPr>
            <w:spacing w:val="78"/>
          </w:rPr>
          <w:t xml:space="preserve"> </w:t>
        </w:r>
        <w:r>
          <w:t>Cronograma</w:t>
        </w:r>
        <w:r>
          <w:rPr>
            <w:spacing w:val="-5"/>
          </w:rPr>
          <w:t xml:space="preserve"> </w:t>
        </w:r>
        <w:r>
          <w:t>de</w:t>
        </w:r>
        <w:r>
          <w:rPr>
            <w:spacing w:val="-5"/>
          </w:rPr>
          <w:t xml:space="preserve"> </w:t>
        </w:r>
        <w:r>
          <w:t>execução</w:t>
        </w:r>
        <w:r>
          <w:rPr>
            <w:spacing w:val="-6"/>
          </w:rPr>
          <w:t xml:space="preserve"> </w:t>
        </w:r>
        <w:r>
          <w:t>do</w:t>
        </w:r>
        <w:r>
          <w:rPr>
            <w:spacing w:val="-5"/>
          </w:rPr>
          <w:t xml:space="preserve"> </w:t>
        </w:r>
        <w:r>
          <w:rPr>
            <w:spacing w:val="-2"/>
          </w:rPr>
          <w:t>projeto</w:t>
        </w:r>
      </w:hyperlink>
      <w:r>
        <w:tab/>
      </w:r>
      <w:r>
        <w:rPr>
          <w:spacing w:val="-5"/>
        </w:rPr>
        <w:t>18</w:t>
      </w:r>
    </w:p>
    <w:p w14:paraId="382DF3F0" w14:textId="77777777" w:rsidR="005A1A1F" w:rsidRDefault="005A1A1F">
      <w:pPr>
        <w:pStyle w:val="Corpodetexto"/>
        <w:sectPr w:rsidR="005A1A1F">
          <w:pgSz w:w="11910" w:h="16840"/>
          <w:pgMar w:top="1620" w:right="566" w:bottom="280" w:left="1559" w:header="720" w:footer="720" w:gutter="0"/>
          <w:cols w:space="720"/>
        </w:sectPr>
      </w:pPr>
    </w:p>
    <w:p w14:paraId="55F401C6" w14:textId="77777777" w:rsidR="005A1A1F" w:rsidRDefault="008B10AC">
      <w:pPr>
        <w:pStyle w:val="Ttulo1"/>
        <w:spacing w:before="78"/>
        <w:ind w:left="160" w:right="593" w:firstLine="0"/>
        <w:jc w:val="center"/>
      </w:pPr>
      <w:bookmarkStart w:id="6" w:name="INTRODUÇÃO"/>
      <w:bookmarkStart w:id="7" w:name="_bookmark1"/>
      <w:bookmarkEnd w:id="6"/>
      <w:bookmarkEnd w:id="7"/>
      <w:r>
        <w:rPr>
          <w:spacing w:val="-2"/>
        </w:rPr>
        <w:lastRenderedPageBreak/>
        <w:t>INTRODUÇÃO</w:t>
      </w:r>
    </w:p>
    <w:p w14:paraId="0CF4DCA1" w14:textId="77777777" w:rsidR="005A1A1F" w:rsidRDefault="005A1A1F">
      <w:pPr>
        <w:pStyle w:val="Corpodetexto"/>
        <w:rPr>
          <w:b/>
        </w:rPr>
      </w:pPr>
    </w:p>
    <w:p w14:paraId="28C0BBD8" w14:textId="77777777" w:rsidR="005A1A1F" w:rsidRDefault="005A1A1F">
      <w:pPr>
        <w:pStyle w:val="Corpodetexto"/>
        <w:spacing w:before="2"/>
        <w:rPr>
          <w:b/>
        </w:rPr>
      </w:pPr>
    </w:p>
    <w:p w14:paraId="04F31F85" w14:textId="58E4CB98" w:rsidR="005A1A1F" w:rsidRDefault="008B10AC">
      <w:pPr>
        <w:pStyle w:val="Corpodetexto"/>
        <w:spacing w:line="312" w:lineRule="auto"/>
        <w:ind w:left="140" w:right="572" w:firstLine="850"/>
        <w:jc w:val="both"/>
      </w:pPr>
      <w:r>
        <w:t>A</w:t>
      </w:r>
      <w:r>
        <w:rPr>
          <w:spacing w:val="-11"/>
        </w:rPr>
        <w:t xml:space="preserve"> </w:t>
      </w:r>
      <w:r>
        <w:t>consolidação</w:t>
      </w:r>
      <w:r>
        <w:rPr>
          <w:spacing w:val="-11"/>
        </w:rPr>
        <w:t xml:space="preserve"> </w:t>
      </w:r>
      <w:r>
        <w:t>da</w:t>
      </w:r>
      <w:r>
        <w:rPr>
          <w:spacing w:val="-11"/>
        </w:rPr>
        <w:t xml:space="preserve"> </w:t>
      </w:r>
      <w:r>
        <w:t>Indústria</w:t>
      </w:r>
      <w:r>
        <w:rPr>
          <w:spacing w:val="-11"/>
        </w:rPr>
        <w:t xml:space="preserve"> </w:t>
      </w:r>
      <w:r>
        <w:t>4.0</w:t>
      </w:r>
      <w:r>
        <w:rPr>
          <w:spacing w:val="-11"/>
        </w:rPr>
        <w:t xml:space="preserve"> </w:t>
      </w:r>
      <w:r>
        <w:t>transformou</w:t>
      </w:r>
      <w:r>
        <w:rPr>
          <w:spacing w:val="-11"/>
        </w:rPr>
        <w:t xml:space="preserve"> </w:t>
      </w:r>
      <w:r>
        <w:t>fundamentalmente</w:t>
      </w:r>
      <w:r>
        <w:rPr>
          <w:spacing w:val="-11"/>
        </w:rPr>
        <w:t xml:space="preserve"> </w:t>
      </w:r>
      <w:r>
        <w:t>os</w:t>
      </w:r>
      <w:r>
        <w:rPr>
          <w:spacing w:val="-11"/>
        </w:rPr>
        <w:t xml:space="preserve"> </w:t>
      </w:r>
      <w:r>
        <w:t>paradigmas</w:t>
      </w:r>
      <w:r>
        <w:rPr>
          <w:spacing w:val="-11"/>
        </w:rPr>
        <w:t xml:space="preserve"> </w:t>
      </w:r>
      <w:r>
        <w:t>da</w:t>
      </w:r>
      <w:r>
        <w:rPr>
          <w:spacing w:val="-11"/>
        </w:rPr>
        <w:t xml:space="preserve"> </w:t>
      </w:r>
      <w:r>
        <w:t>ma-nufatura moderna, promovendo a digitalização e a interconexão de sistemas cibernéticos e fí-sicos no chão de fábrica (</w:t>
      </w:r>
      <w:hyperlink w:anchor="_bookmark52" w:history="1">
        <w:r>
          <w:t>K</w:t>
        </w:r>
        <w:r w:rsidR="00A810AC">
          <w:t>agermann</w:t>
        </w:r>
        <w:r>
          <w:t>; W</w:t>
        </w:r>
        <w:r w:rsidR="00A810AC">
          <w:t>ahlster</w:t>
        </w:r>
        <w:r>
          <w:t>; H</w:t>
        </w:r>
        <w:r w:rsidR="00A810AC">
          <w:t>elbig</w:t>
        </w:r>
      </w:hyperlink>
      <w:r>
        <w:t xml:space="preserve">, </w:t>
      </w:r>
      <w:hyperlink w:anchor="_bookmark52" w:history="1">
        <w:r>
          <w:t>2013</w:t>
        </w:r>
      </w:hyperlink>
      <w:r>
        <w:t>).</w:t>
      </w:r>
      <w:r>
        <w:rPr>
          <w:spacing w:val="40"/>
        </w:rPr>
        <w:t xml:space="preserve"> </w:t>
      </w:r>
      <w:r>
        <w:t>Nesse cenário de constante</w:t>
      </w:r>
      <w:r>
        <w:rPr>
          <w:spacing w:val="-12"/>
        </w:rPr>
        <w:t xml:space="preserve"> </w:t>
      </w:r>
      <w:r>
        <w:t>evolução</w:t>
      </w:r>
      <w:r>
        <w:rPr>
          <w:spacing w:val="-12"/>
        </w:rPr>
        <w:t xml:space="preserve"> </w:t>
      </w:r>
      <w:r>
        <w:t>tecnológica,</w:t>
      </w:r>
      <w:r>
        <w:rPr>
          <w:spacing w:val="-11"/>
        </w:rPr>
        <w:t xml:space="preserve"> </w:t>
      </w:r>
      <w:r>
        <w:t>surge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necessidade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soluções</w:t>
      </w:r>
      <w:r>
        <w:rPr>
          <w:spacing w:val="-12"/>
        </w:rPr>
        <w:t xml:space="preserve"> </w:t>
      </w:r>
      <w:r>
        <w:t>capazes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representar</w:t>
      </w:r>
      <w:r>
        <w:rPr>
          <w:spacing w:val="-12"/>
        </w:rPr>
        <w:t xml:space="preserve"> </w:t>
      </w:r>
      <w:r>
        <w:t>digital-mente os ativos industriais de forma padronizada, interoperável e altamente reutilizável.</w:t>
      </w:r>
      <w:r>
        <w:rPr>
          <w:spacing w:val="40"/>
        </w:rPr>
        <w:t xml:space="preserve"> </w:t>
      </w:r>
      <w:r>
        <w:t xml:space="preserve">Para suprir essa demanda semântica, o </w:t>
      </w:r>
      <w:r>
        <w:rPr>
          <w:i/>
        </w:rPr>
        <w:t xml:space="preserve">Asset Administration Shell </w:t>
      </w:r>
      <w:r>
        <w:t>(AAS) foi estabelecido como o padrão central para a implementação de Gêmeos Digitais, permitindo agrupar todas as propri-edades, parâmetros e documentações de um ativo sob uma estrutura unificada (</w:t>
      </w:r>
      <w:hyperlink w:anchor="_bookmark61" w:history="1">
        <w:r>
          <w:t>Z</w:t>
        </w:r>
        <w:r w:rsidR="00A810AC">
          <w:t>hang</w:t>
        </w:r>
        <w:r>
          <w:t xml:space="preserve"> et al.</w:t>
        </w:r>
      </w:hyperlink>
      <w:r>
        <w:t xml:space="preserve">, </w:t>
      </w:r>
      <w:hyperlink w:anchor="_bookmark61" w:history="1">
        <w:r>
          <w:t>2025</w:t>
        </w:r>
      </w:hyperlink>
      <w:r>
        <w:t xml:space="preserve">; </w:t>
      </w:r>
      <w:hyperlink w:anchor="_bookmark54" w:history="1">
        <w:r>
          <w:t>O</w:t>
        </w:r>
        <w:r w:rsidR="00A810AC">
          <w:t>laya</w:t>
        </w:r>
        <w:r>
          <w:t xml:space="preserve"> et al.</w:t>
        </w:r>
      </w:hyperlink>
      <w:r>
        <w:t xml:space="preserve">, </w:t>
      </w:r>
      <w:hyperlink w:anchor="_bookmark54" w:history="1">
        <w:r>
          <w:t>2025</w:t>
        </w:r>
      </w:hyperlink>
      <w:r>
        <w:t>).</w:t>
      </w:r>
    </w:p>
    <w:p w14:paraId="7E0CE0D1" w14:textId="452D26E7" w:rsidR="005A1A1F" w:rsidRDefault="008B10AC">
      <w:pPr>
        <w:pStyle w:val="Corpodetexto"/>
        <w:spacing w:before="28" w:line="360" w:lineRule="atLeast"/>
        <w:ind w:left="140" w:right="572" w:firstLine="850"/>
        <w:jc w:val="both"/>
      </w:pPr>
      <w:r>
        <w:rPr>
          <w:spacing w:val="-2"/>
        </w:rPr>
        <w:t>Apesar</w:t>
      </w:r>
      <w:r>
        <w:rPr>
          <w:spacing w:val="-6"/>
        </w:rPr>
        <w:t xml:space="preserve"> </w:t>
      </w:r>
      <w:r>
        <w:rPr>
          <w:spacing w:val="-2"/>
        </w:rPr>
        <w:t>da</w:t>
      </w:r>
      <w:r>
        <w:rPr>
          <w:spacing w:val="-6"/>
        </w:rPr>
        <w:t xml:space="preserve"> </w:t>
      </w:r>
      <w:r>
        <w:rPr>
          <w:spacing w:val="-2"/>
        </w:rPr>
        <w:t>comprovada</w:t>
      </w:r>
      <w:r>
        <w:rPr>
          <w:spacing w:val="-6"/>
        </w:rPr>
        <w:t xml:space="preserve"> </w:t>
      </w:r>
      <w:r>
        <w:rPr>
          <w:spacing w:val="-2"/>
        </w:rPr>
        <w:t>relevância</w:t>
      </w:r>
      <w:r>
        <w:rPr>
          <w:spacing w:val="-6"/>
        </w:rPr>
        <w:t xml:space="preserve"> </w:t>
      </w:r>
      <w:r>
        <w:rPr>
          <w:spacing w:val="-2"/>
        </w:rPr>
        <w:t>do</w:t>
      </w:r>
      <w:r>
        <w:rPr>
          <w:spacing w:val="-6"/>
        </w:rPr>
        <w:t xml:space="preserve"> </w:t>
      </w:r>
      <w:r>
        <w:rPr>
          <w:spacing w:val="-2"/>
        </w:rPr>
        <w:t>modelo</w:t>
      </w:r>
      <w:r>
        <w:rPr>
          <w:spacing w:val="-6"/>
        </w:rPr>
        <w:t xml:space="preserve"> </w:t>
      </w:r>
      <w:r>
        <w:rPr>
          <w:spacing w:val="-2"/>
        </w:rPr>
        <w:t>AAS</w:t>
      </w:r>
      <w:r>
        <w:rPr>
          <w:spacing w:val="-6"/>
        </w:rPr>
        <w:t xml:space="preserve"> </w:t>
      </w:r>
      <w:r>
        <w:rPr>
          <w:spacing w:val="-2"/>
        </w:rPr>
        <w:t>para</w:t>
      </w:r>
      <w:r>
        <w:rPr>
          <w:spacing w:val="-6"/>
        </w:rPr>
        <w:t xml:space="preserve"> </w:t>
      </w:r>
      <w:r>
        <w:rPr>
          <w:spacing w:val="-2"/>
        </w:rPr>
        <w:t>atingir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verdadeira</w:t>
      </w:r>
      <w:r>
        <w:rPr>
          <w:spacing w:val="-6"/>
        </w:rPr>
        <w:t xml:space="preserve"> </w:t>
      </w:r>
      <w:r>
        <w:rPr>
          <w:spacing w:val="-2"/>
        </w:rPr>
        <w:t>interopera-</w:t>
      </w:r>
      <w:r>
        <w:t>bilidade</w:t>
      </w:r>
      <w:r>
        <w:rPr>
          <w:spacing w:val="-14"/>
        </w:rPr>
        <w:t xml:space="preserve"> </w:t>
      </w:r>
      <w:r>
        <w:t>exigida</w:t>
      </w:r>
      <w:r>
        <w:rPr>
          <w:spacing w:val="-14"/>
        </w:rPr>
        <w:t xml:space="preserve"> </w:t>
      </w:r>
      <w:r>
        <w:t>pela</w:t>
      </w:r>
      <w:r>
        <w:rPr>
          <w:spacing w:val="-14"/>
        </w:rPr>
        <w:t xml:space="preserve"> </w:t>
      </w:r>
      <w:r>
        <w:t>arquitetura</w:t>
      </w:r>
      <w:r>
        <w:rPr>
          <w:spacing w:val="-14"/>
        </w:rPr>
        <w:t xml:space="preserve"> </w:t>
      </w:r>
      <w:r>
        <w:t>RAMI</w:t>
      </w:r>
      <w:r>
        <w:rPr>
          <w:spacing w:val="-14"/>
        </w:rPr>
        <w:t xml:space="preserve"> </w:t>
      </w:r>
      <w:r>
        <w:t>4.0</w:t>
      </w:r>
      <w:r>
        <w:rPr>
          <w:spacing w:val="-14"/>
        </w:rPr>
        <w:t xml:space="preserve"> </w:t>
      </w:r>
      <w:r>
        <w:t>(</w:t>
      </w:r>
      <w:hyperlink w:anchor="_bookmark56" w:history="1">
        <w:r>
          <w:t>Plattform</w:t>
        </w:r>
        <w:r>
          <w:rPr>
            <w:spacing w:val="-14"/>
          </w:rPr>
          <w:t xml:space="preserve"> </w:t>
        </w:r>
        <w:r>
          <w:t>Industrie</w:t>
        </w:r>
        <w:r>
          <w:rPr>
            <w:spacing w:val="-14"/>
          </w:rPr>
          <w:t xml:space="preserve"> </w:t>
        </w:r>
        <w:r>
          <w:t>4.0</w:t>
        </w:r>
      </w:hyperlink>
      <w:r>
        <w:t>,</w:t>
      </w:r>
      <w:r>
        <w:rPr>
          <w:spacing w:val="-12"/>
        </w:rPr>
        <w:t xml:space="preserve"> </w:t>
      </w:r>
      <w:hyperlink w:anchor="_bookmark56" w:history="1">
        <w:r>
          <w:t>2016</w:t>
        </w:r>
      </w:hyperlink>
      <w:r>
        <w:t>),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sua</w:t>
      </w:r>
      <w:r>
        <w:rPr>
          <w:spacing w:val="-14"/>
        </w:rPr>
        <w:t xml:space="preserve"> </w:t>
      </w:r>
      <w:r>
        <w:t>adoção</w:t>
      </w:r>
      <w:r>
        <w:rPr>
          <w:spacing w:val="-14"/>
        </w:rPr>
        <w:t xml:space="preserve"> </w:t>
      </w:r>
      <w:r>
        <w:t>prática enfrenta barreiras estruturais significativas nas camadas inferiores da pirâmide de automação. As bibliotecas e implementações do AAS atualmente disponíveis no mercado e na academia são,</w:t>
      </w:r>
      <w:r>
        <w:rPr>
          <w:spacing w:val="-1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sua</w:t>
      </w:r>
      <w:r>
        <w:rPr>
          <w:spacing w:val="-2"/>
        </w:rPr>
        <w:t xml:space="preserve"> </w:t>
      </w:r>
      <w:r>
        <w:t>grande</w:t>
      </w:r>
      <w:r>
        <w:rPr>
          <w:spacing w:val="-2"/>
        </w:rPr>
        <w:t xml:space="preserve"> </w:t>
      </w:r>
      <w:r>
        <w:t>maioria,</w:t>
      </w:r>
      <w:r>
        <w:rPr>
          <w:spacing w:val="-1"/>
        </w:rPr>
        <w:t xml:space="preserve"> </w:t>
      </w:r>
      <w:r>
        <w:t>voltadas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ambientes</w:t>
      </w:r>
      <w:r>
        <w:rPr>
          <w:spacing w:val="-2"/>
        </w:rPr>
        <w:t xml:space="preserve"> </w:t>
      </w:r>
      <w:r>
        <w:t>computacionais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alto</w:t>
      </w:r>
      <w:r>
        <w:rPr>
          <w:spacing w:val="-2"/>
        </w:rPr>
        <w:t xml:space="preserve"> </w:t>
      </w:r>
      <w:r>
        <w:t>desempenho,</w:t>
      </w:r>
      <w:r>
        <w:rPr>
          <w:spacing w:val="-1"/>
        </w:rPr>
        <w:t xml:space="preserve"> </w:t>
      </w:r>
      <w:r>
        <w:t>que contam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farta</w:t>
      </w:r>
      <w:r>
        <w:rPr>
          <w:spacing w:val="-7"/>
        </w:rPr>
        <w:t xml:space="preserve"> </w:t>
      </w:r>
      <w:r>
        <w:t>disponibilidade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memória</w:t>
      </w:r>
      <w:r>
        <w:rPr>
          <w:spacing w:val="-7"/>
        </w:rPr>
        <w:t xml:space="preserve"> </w:t>
      </w:r>
      <w:r>
        <w:t>RAM,</w:t>
      </w:r>
      <w:r>
        <w:rPr>
          <w:spacing w:val="-7"/>
        </w:rPr>
        <w:t xml:space="preserve"> </w:t>
      </w:r>
      <w:r>
        <w:t>grande</w:t>
      </w:r>
      <w:r>
        <w:rPr>
          <w:spacing w:val="-7"/>
        </w:rPr>
        <w:t xml:space="preserve"> </w:t>
      </w:r>
      <w:r>
        <w:t>poder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processamento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robusta infraestrutura</w:t>
      </w:r>
      <w:r>
        <w:rPr>
          <w:spacing w:val="-15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sistemas</w:t>
      </w:r>
      <w:r>
        <w:rPr>
          <w:spacing w:val="-7"/>
        </w:rPr>
        <w:t xml:space="preserve"> </w:t>
      </w:r>
      <w:r>
        <w:t>operacionais</w:t>
      </w:r>
      <w:r>
        <w:rPr>
          <w:spacing w:val="-7"/>
        </w:rPr>
        <w:t xml:space="preserve"> </w:t>
      </w:r>
      <w:r>
        <w:t>tradicionais</w:t>
      </w:r>
      <w:r>
        <w:rPr>
          <w:spacing w:val="-7"/>
        </w:rPr>
        <w:t xml:space="preserve"> </w:t>
      </w:r>
      <w:r>
        <w:t>(</w:t>
      </w:r>
      <w:hyperlink w:anchor="_bookmark57" w:history="1">
        <w:r>
          <w:t>P</w:t>
        </w:r>
        <w:r w:rsidR="00A810AC">
          <w:t>ribiš</w:t>
        </w:r>
        <w:r>
          <w:t>;</w:t>
        </w:r>
        <w:r>
          <w:rPr>
            <w:spacing w:val="-7"/>
          </w:rPr>
          <w:t xml:space="preserve"> </w:t>
        </w:r>
        <w:r>
          <w:rPr>
            <w:spacing w:val="31"/>
          </w:rPr>
          <w:t>B</w:t>
        </w:r>
        <w:r w:rsidR="00A810AC">
          <w:rPr>
            <w:spacing w:val="31"/>
          </w:rPr>
          <w:t>e</w:t>
        </w:r>
        <w:r w:rsidR="00A810AC">
          <w:rPr>
            <w:spacing w:val="-96"/>
          </w:rPr>
          <w:t>n</w:t>
        </w:r>
        <w:r w:rsidR="00A810AC">
          <w:rPr>
            <w:spacing w:val="31"/>
            <w:position w:val="5"/>
          </w:rPr>
          <w:t>ˇ</w:t>
        </w:r>
        <w:r w:rsidR="00A810AC">
          <w:rPr>
            <w:spacing w:val="-14"/>
            <w:position w:val="5"/>
          </w:rPr>
          <w:t xml:space="preserve"> </w:t>
        </w:r>
        <w:r w:rsidR="00A810AC">
          <w:t>o</w:t>
        </w:r>
        <w:r>
          <w:t>;</w:t>
        </w:r>
        <w:r>
          <w:rPr>
            <w:spacing w:val="-7"/>
          </w:rPr>
          <w:t xml:space="preserve"> </w:t>
        </w:r>
        <w:r>
          <w:t>D</w:t>
        </w:r>
        <w:r w:rsidR="00A810AC">
          <w:t>rahoš</w:t>
        </w:r>
      </w:hyperlink>
      <w:r>
        <w:t>,</w:t>
      </w:r>
      <w:r>
        <w:rPr>
          <w:spacing w:val="-7"/>
        </w:rPr>
        <w:t xml:space="preserve"> </w:t>
      </w:r>
      <w:hyperlink w:anchor="_bookmark57" w:history="1">
        <w:r>
          <w:t>2021</w:t>
        </w:r>
      </w:hyperlink>
      <w:r>
        <w:t>),</w:t>
      </w:r>
      <w:r>
        <w:rPr>
          <w:spacing w:val="-4"/>
        </w:rPr>
        <w:t xml:space="preserve"> </w:t>
      </w:r>
      <w:r>
        <w:t>desta forma, a adoção de AAS em larga escala é inviável.</w:t>
      </w:r>
    </w:p>
    <w:p w14:paraId="4F19B846" w14:textId="5012D634" w:rsidR="005A1A1F" w:rsidRDefault="008B10AC">
      <w:pPr>
        <w:pStyle w:val="Corpodetexto"/>
        <w:spacing w:before="185" w:line="312" w:lineRule="auto"/>
        <w:ind w:left="140" w:right="572" w:firstLine="850"/>
        <w:jc w:val="both"/>
      </w:pPr>
      <w:r>
        <w:t>Diante desse contexto, o presente trabalho se propõe a investigar e desenvolver uma solução</w:t>
      </w:r>
      <w:r>
        <w:rPr>
          <w:spacing w:val="-2"/>
        </w:rPr>
        <w:t xml:space="preserve"> </w:t>
      </w:r>
      <w:r>
        <w:t>otimizada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AAS</w:t>
      </w:r>
      <w:r>
        <w:rPr>
          <w:spacing w:val="-2"/>
        </w:rPr>
        <w:t xml:space="preserve"> </w:t>
      </w:r>
      <w:r>
        <w:t>embarcado.</w:t>
      </w:r>
      <w:r>
        <w:rPr>
          <w:spacing w:val="2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objetivo</w:t>
      </w:r>
      <w:r>
        <w:rPr>
          <w:spacing w:val="-2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>fornecer</w:t>
      </w:r>
      <w:r>
        <w:rPr>
          <w:spacing w:val="-2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implementação</w:t>
      </w:r>
      <w:r>
        <w:rPr>
          <w:spacing w:val="-2"/>
        </w:rPr>
        <w:t xml:space="preserve"> </w:t>
      </w:r>
      <w:r>
        <w:t>nativa</w:t>
      </w:r>
      <w:r>
        <w:rPr>
          <w:spacing w:val="-2"/>
        </w:rPr>
        <w:t xml:space="preserve"> </w:t>
      </w:r>
      <w:r>
        <w:t>e eficiente de modo a viabilizar, na prática, a adoção do conceito de Gêmeos Digitais em larga escala. Para</w:t>
      </w:r>
      <w:r>
        <w:rPr>
          <w:spacing w:val="-5"/>
        </w:rPr>
        <w:t xml:space="preserve"> </w:t>
      </w:r>
      <w:r>
        <w:t>isso,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documento</w:t>
      </w:r>
      <w:r>
        <w:rPr>
          <w:spacing w:val="-5"/>
        </w:rPr>
        <w:t xml:space="preserve"> </w:t>
      </w:r>
      <w:r>
        <w:t>descreve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construção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biblioteca</w:t>
      </w:r>
      <w:r>
        <w:rPr>
          <w:spacing w:val="-5"/>
        </w:rPr>
        <w:t xml:space="preserve"> </w:t>
      </w:r>
      <w:r>
        <w:t>baseada</w:t>
      </w:r>
      <w:r>
        <w:rPr>
          <w:spacing w:val="-5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 xml:space="preserve">arquitetura ESP32 com o sistema operacional de tempo real </w:t>
      </w:r>
      <w:r>
        <w:rPr>
          <w:i/>
        </w:rPr>
        <w:t>FreeRTOS</w:t>
      </w:r>
      <w:r>
        <w:t>, aliando as capacidades de instru-mentação</w:t>
      </w:r>
      <w:r>
        <w:rPr>
          <w:spacing w:val="-12"/>
        </w:rPr>
        <w:t xml:space="preserve"> </w:t>
      </w:r>
      <w:r>
        <w:t>física</w:t>
      </w:r>
      <w:r w:rsidR="00241973">
        <w:rPr>
          <w:spacing w:val="-12"/>
        </w:rPr>
        <w:t xml:space="preserve"> </w:t>
      </w:r>
      <w:r w:rsidR="00241973">
        <w:t>aos</w:t>
      </w:r>
      <w:r w:rsidR="00241973">
        <w:rPr>
          <w:spacing w:val="-11"/>
        </w:rPr>
        <w:t xml:space="preserve"> </w:t>
      </w:r>
      <w:r w:rsidR="00241973">
        <w:t>protocolos</w:t>
      </w:r>
      <w:r w:rsidR="00241973">
        <w:rPr>
          <w:spacing w:val="-12"/>
        </w:rPr>
        <w:t xml:space="preserve"> </w:t>
      </w:r>
      <w:r w:rsidR="00241973">
        <w:t>de</w:t>
      </w:r>
      <w:r w:rsidR="00241973">
        <w:rPr>
          <w:spacing w:val="-12"/>
        </w:rPr>
        <w:t xml:space="preserve"> </w:t>
      </w:r>
      <w:r w:rsidR="00241973">
        <w:t>comunicação</w:t>
      </w:r>
      <w:r w:rsidR="00241973">
        <w:rPr>
          <w:spacing w:val="-12"/>
        </w:rPr>
        <w:t xml:space="preserve"> </w:t>
      </w:r>
      <w:r w:rsidR="00241973">
        <w:t>semântica,</w:t>
      </w:r>
      <w:r w:rsidR="00241973">
        <w:rPr>
          <w:spacing w:val="-11"/>
        </w:rPr>
        <w:t xml:space="preserve"> </w:t>
      </w:r>
      <w:r w:rsidR="00241973">
        <w:t>como</w:t>
      </w:r>
      <w:r w:rsidR="00241973">
        <w:rPr>
          <w:spacing w:val="-12"/>
        </w:rPr>
        <w:t xml:space="preserve"> </w:t>
      </w:r>
      <w:r w:rsidR="00241973">
        <w:t>o</w:t>
      </w:r>
      <w:r w:rsidR="00241973">
        <w:rPr>
          <w:spacing w:val="-12"/>
        </w:rPr>
        <w:t xml:space="preserve"> </w:t>
      </w:r>
      <w:r w:rsidR="00241973">
        <w:t>opc</w:t>
      </w:r>
      <w:r w:rsidR="00241973">
        <w:rPr>
          <w:spacing w:val="-12"/>
        </w:rPr>
        <w:t xml:space="preserve"> </w:t>
      </w:r>
      <w:r w:rsidR="00241973">
        <w:t>ua</w:t>
      </w:r>
      <w:r w:rsidR="00241973">
        <w:rPr>
          <w:spacing w:val="-12"/>
        </w:rPr>
        <w:t xml:space="preserve"> </w:t>
      </w:r>
      <w:r w:rsidR="00241973">
        <w:t>(</w:t>
      </w:r>
      <w:hyperlink w:anchor="_bookmark55" w:history="1">
        <w:r w:rsidR="00241973">
          <w:t>OPC</w:t>
        </w:r>
        <w:r w:rsidR="00241973">
          <w:rPr>
            <w:spacing w:val="-11"/>
          </w:rPr>
          <w:t xml:space="preserve"> </w:t>
        </w:r>
        <w:r w:rsidR="00241973">
          <w:t>foundation</w:t>
        </w:r>
      </w:hyperlink>
      <w:r>
        <w:t xml:space="preserve">, </w:t>
      </w:r>
      <w:hyperlink w:anchor="_bookmark55" w:history="1">
        <w:r>
          <w:rPr>
            <w:spacing w:val="-2"/>
          </w:rPr>
          <w:t>2026</w:t>
        </w:r>
      </w:hyperlink>
      <w:r>
        <w:rPr>
          <w:spacing w:val="-2"/>
        </w:rPr>
        <w:t>).</w:t>
      </w:r>
    </w:p>
    <w:p w14:paraId="28BF2322" w14:textId="77777777" w:rsidR="005A1A1F" w:rsidRDefault="005A1A1F">
      <w:pPr>
        <w:pStyle w:val="Corpodetexto"/>
        <w:spacing w:line="312" w:lineRule="auto"/>
        <w:jc w:val="both"/>
        <w:sectPr w:rsidR="005A1A1F">
          <w:pgSz w:w="11910" w:h="16840"/>
          <w:pgMar w:top="1620" w:right="566" w:bottom="280" w:left="1559" w:header="720" w:footer="720" w:gutter="0"/>
          <w:cols w:space="720"/>
        </w:sectPr>
      </w:pPr>
    </w:p>
    <w:p w14:paraId="47B390B0" w14:textId="77777777" w:rsidR="005A1A1F" w:rsidRDefault="008B10AC">
      <w:pPr>
        <w:pStyle w:val="Ttulo1"/>
        <w:numPr>
          <w:ilvl w:val="0"/>
          <w:numId w:val="2"/>
        </w:numPr>
        <w:tabs>
          <w:tab w:val="left" w:pos="378"/>
        </w:tabs>
        <w:spacing w:before="138"/>
        <w:ind w:left="378" w:hanging="238"/>
      </w:pPr>
      <w:bookmarkStart w:id="8" w:name="TEMA"/>
      <w:bookmarkStart w:id="9" w:name="_bookmark2"/>
      <w:bookmarkEnd w:id="8"/>
      <w:bookmarkEnd w:id="9"/>
      <w:r>
        <w:rPr>
          <w:spacing w:val="-4"/>
        </w:rPr>
        <w:lastRenderedPageBreak/>
        <w:t>TEMA</w:t>
      </w:r>
    </w:p>
    <w:p w14:paraId="4EC298C3" w14:textId="77777777" w:rsidR="005A1A1F" w:rsidRDefault="005A1A1F">
      <w:pPr>
        <w:pStyle w:val="Corpodetexto"/>
        <w:rPr>
          <w:b/>
        </w:rPr>
      </w:pPr>
    </w:p>
    <w:p w14:paraId="1A6B4F1A" w14:textId="77777777" w:rsidR="005A1A1F" w:rsidRDefault="005A1A1F">
      <w:pPr>
        <w:pStyle w:val="Corpodetexto"/>
        <w:spacing w:before="2"/>
        <w:rPr>
          <w:b/>
        </w:rPr>
      </w:pPr>
    </w:p>
    <w:p w14:paraId="21C65F41" w14:textId="59A53C75" w:rsidR="005A1A1F" w:rsidRDefault="008B10AC">
      <w:pPr>
        <w:pStyle w:val="Corpodetexto"/>
        <w:spacing w:line="312" w:lineRule="auto"/>
        <w:ind w:left="140" w:right="572" w:firstLine="850"/>
        <w:jc w:val="both"/>
      </w:pPr>
      <w:r>
        <w:t xml:space="preserve">Desenvolvimento de uma solução de </w:t>
      </w:r>
      <w:del w:id="10" w:author="Bruno Monteiro" w:date="2026-06-12T18:16:00Z" w16du:dateUtc="2026-06-12T22:16:00Z">
        <w:r w:rsidRPr="00DD5B39" w:rsidDel="007E246E">
          <w:rPr>
            <w:i/>
            <w:iCs/>
            <w:rPrChange w:id="11" w:author="Bruno Monteiro" w:date="2026-06-12T18:06:00Z" w16du:dateUtc="2026-06-12T22:06:00Z">
              <w:rPr/>
            </w:rPrChange>
          </w:rPr>
          <w:delText>software</w:delText>
        </w:r>
      </w:del>
      <w:ins w:id="12" w:author="Bruno Monteiro" w:date="2026-06-12T18:16:00Z" w16du:dateUtc="2026-06-12T22:16:00Z">
        <w:r w:rsidR="007E246E" w:rsidRPr="007E246E">
          <w:rPr>
            <w:i/>
            <w:iCs/>
          </w:rPr>
          <w:t>software</w:t>
        </w:r>
      </w:ins>
      <w:r w:rsidRPr="00DD5B39">
        <w:rPr>
          <w:i/>
          <w:iCs/>
          <w:rPrChange w:id="13" w:author="Bruno Monteiro" w:date="2026-06-12T18:06:00Z" w16du:dateUtc="2026-06-12T22:06:00Z">
            <w:rPr/>
          </w:rPrChange>
        </w:rPr>
        <w:t xml:space="preserve"> </w:t>
      </w:r>
      <w:r>
        <w:t xml:space="preserve">em linguagem C para suporte à imple-mentação de </w:t>
      </w:r>
      <w:r>
        <w:rPr>
          <w:i/>
        </w:rPr>
        <w:t xml:space="preserve">asset administration shell </w:t>
      </w:r>
      <w:r>
        <w:t>embarcados aplicados à industria 4.0</w:t>
      </w:r>
    </w:p>
    <w:p w14:paraId="52410D0A" w14:textId="77777777" w:rsidR="005A1A1F" w:rsidRDefault="005A1A1F">
      <w:pPr>
        <w:pStyle w:val="Corpodetexto"/>
        <w:spacing w:before="177"/>
      </w:pPr>
    </w:p>
    <w:p w14:paraId="249E1CF7" w14:textId="77777777" w:rsidR="005A1A1F" w:rsidRDefault="008B10AC">
      <w:pPr>
        <w:pStyle w:val="Ttulo1"/>
        <w:numPr>
          <w:ilvl w:val="0"/>
          <w:numId w:val="2"/>
        </w:numPr>
        <w:tabs>
          <w:tab w:val="left" w:pos="378"/>
        </w:tabs>
        <w:ind w:left="378" w:hanging="238"/>
      </w:pPr>
      <w:bookmarkStart w:id="14" w:name="FORMULAÇÃO_DO_PROBLEMA"/>
      <w:bookmarkStart w:id="15" w:name="_bookmark3"/>
      <w:bookmarkEnd w:id="14"/>
      <w:bookmarkEnd w:id="15"/>
      <w:r>
        <w:rPr>
          <w:spacing w:val="-2"/>
        </w:rPr>
        <w:t>FORMULAÇÃO</w:t>
      </w:r>
      <w:r>
        <w:rPr>
          <w:spacing w:val="-13"/>
        </w:rPr>
        <w:t xml:space="preserve"> </w:t>
      </w:r>
      <w:r>
        <w:rPr>
          <w:spacing w:val="-2"/>
        </w:rPr>
        <w:t>DO</w:t>
      </w:r>
      <w:r>
        <w:rPr>
          <w:spacing w:val="-12"/>
        </w:rPr>
        <w:t xml:space="preserve"> </w:t>
      </w:r>
      <w:r>
        <w:rPr>
          <w:spacing w:val="-2"/>
        </w:rPr>
        <w:t>PROBLEMA</w:t>
      </w:r>
    </w:p>
    <w:p w14:paraId="60C9EB86" w14:textId="77777777" w:rsidR="005A1A1F" w:rsidRDefault="005A1A1F">
      <w:pPr>
        <w:pStyle w:val="Corpodetexto"/>
        <w:rPr>
          <w:b/>
        </w:rPr>
      </w:pPr>
    </w:p>
    <w:p w14:paraId="3D5D4B92" w14:textId="77777777" w:rsidR="005A1A1F" w:rsidRDefault="005A1A1F">
      <w:pPr>
        <w:pStyle w:val="Corpodetexto"/>
        <w:spacing w:before="3"/>
        <w:rPr>
          <w:b/>
        </w:rPr>
      </w:pPr>
    </w:p>
    <w:p w14:paraId="3F28FC5A" w14:textId="330D2E92" w:rsidR="005A1A1F" w:rsidRDefault="008B10AC">
      <w:pPr>
        <w:pStyle w:val="Corpodetexto"/>
        <w:spacing w:line="312" w:lineRule="auto"/>
        <w:ind w:left="140" w:right="572" w:firstLine="850"/>
        <w:jc w:val="both"/>
      </w:pPr>
      <w:r>
        <w:t>Apesar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relevância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AAS,</w:t>
      </w:r>
      <w:r>
        <w:rPr>
          <w:spacing w:val="-3"/>
        </w:rPr>
        <w:t xml:space="preserve"> </w:t>
      </w:r>
      <w:r>
        <w:t>muitas</w:t>
      </w:r>
      <w:r>
        <w:rPr>
          <w:spacing w:val="-3"/>
        </w:rPr>
        <w:t xml:space="preserve"> </w:t>
      </w:r>
      <w:r>
        <w:t>implementações</w:t>
      </w:r>
      <w:r>
        <w:rPr>
          <w:spacing w:val="-3"/>
        </w:rPr>
        <w:t xml:space="preserve"> </w:t>
      </w:r>
      <w:r>
        <w:t>disponíveis</w:t>
      </w:r>
      <w:r>
        <w:rPr>
          <w:spacing w:val="-3"/>
        </w:rPr>
        <w:t xml:space="preserve"> </w:t>
      </w:r>
      <w:r>
        <w:t>são</w:t>
      </w:r>
      <w:r>
        <w:rPr>
          <w:spacing w:val="-3"/>
        </w:rPr>
        <w:t xml:space="preserve"> </w:t>
      </w:r>
      <w:r>
        <w:t>voltadas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am-bientes</w:t>
      </w:r>
      <w:r>
        <w:rPr>
          <w:spacing w:val="-5"/>
        </w:rPr>
        <w:t xml:space="preserve"> </w:t>
      </w:r>
      <w:r>
        <w:t>computacionais</w:t>
      </w:r>
      <w:r>
        <w:rPr>
          <w:spacing w:val="-5"/>
        </w:rPr>
        <w:t xml:space="preserve"> </w:t>
      </w:r>
      <w:r>
        <w:t>mais</w:t>
      </w:r>
      <w:r>
        <w:rPr>
          <w:spacing w:val="-5"/>
        </w:rPr>
        <w:t xml:space="preserve"> </w:t>
      </w:r>
      <w:r>
        <w:t>robustos,</w:t>
      </w:r>
      <w:r>
        <w:rPr>
          <w:spacing w:val="-4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maior</w:t>
      </w:r>
      <w:r>
        <w:rPr>
          <w:spacing w:val="-5"/>
        </w:rPr>
        <w:t xml:space="preserve"> </w:t>
      </w:r>
      <w:r>
        <w:t>disponibilidade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memória,</w:t>
      </w:r>
      <w:r>
        <w:rPr>
          <w:spacing w:val="-4"/>
        </w:rPr>
        <w:t xml:space="preserve"> </w:t>
      </w:r>
      <w:r>
        <w:t xml:space="preserve">processamento e infraestrutura de </w:t>
      </w:r>
      <w:del w:id="16" w:author="Bruno Monteiro" w:date="2026-06-12T18:16:00Z" w16du:dateUtc="2026-06-12T22:16:00Z">
        <w:r w:rsidRPr="00DD5B39" w:rsidDel="007E246E">
          <w:rPr>
            <w:i/>
            <w:iCs/>
            <w:rPrChange w:id="17" w:author="Bruno Monteiro" w:date="2026-06-12T18:06:00Z" w16du:dateUtc="2026-06-12T22:06:00Z">
              <w:rPr/>
            </w:rPrChange>
          </w:rPr>
          <w:delText>software</w:delText>
        </w:r>
      </w:del>
      <w:ins w:id="18" w:author="Bruno Monteiro" w:date="2026-06-12T18:16:00Z" w16du:dateUtc="2026-06-12T22:16:00Z">
        <w:r w:rsidR="007E246E" w:rsidRPr="007E246E">
          <w:rPr>
            <w:i/>
            <w:iCs/>
          </w:rPr>
          <w:t>software</w:t>
        </w:r>
      </w:ins>
      <w:r>
        <w:t>.</w:t>
      </w:r>
      <w:r>
        <w:rPr>
          <w:spacing w:val="40"/>
        </w:rPr>
        <w:t xml:space="preserve"> </w:t>
      </w:r>
      <w:r>
        <w:t>Essa característica dificulta a sua adoção em larga escala, visto que o custo computacional cresce proporcionalmente ao número de instâncias de AAS centra-lizadas em um servidor.</w:t>
      </w:r>
      <w:r>
        <w:rPr>
          <w:spacing w:val="40"/>
        </w:rPr>
        <w:t xml:space="preserve"> </w:t>
      </w:r>
      <w:r>
        <w:t>A adoção da AAS em dispositivos de borda pode ajudar a superar esse desafio; contudo, atualmente não existem soluções desenvolvidas desde a sua concepção especificamente para o ambiente embarcado.</w:t>
      </w:r>
    </w:p>
    <w:p w14:paraId="2265DA25" w14:textId="77777777" w:rsidR="005A1A1F" w:rsidRDefault="005A1A1F">
      <w:pPr>
        <w:pStyle w:val="Corpodetexto"/>
        <w:spacing w:before="176"/>
      </w:pPr>
    </w:p>
    <w:p w14:paraId="386E81ED" w14:textId="77777777" w:rsidR="005A1A1F" w:rsidRDefault="008B10AC">
      <w:pPr>
        <w:pStyle w:val="Ttulo1"/>
        <w:numPr>
          <w:ilvl w:val="0"/>
          <w:numId w:val="2"/>
        </w:numPr>
        <w:tabs>
          <w:tab w:val="left" w:pos="378"/>
        </w:tabs>
        <w:ind w:left="378" w:hanging="238"/>
      </w:pPr>
      <w:bookmarkStart w:id="19" w:name="HIPÓTESE"/>
      <w:bookmarkStart w:id="20" w:name="_bookmark4"/>
      <w:bookmarkEnd w:id="19"/>
      <w:bookmarkEnd w:id="20"/>
      <w:r>
        <w:rPr>
          <w:spacing w:val="-2"/>
        </w:rPr>
        <w:t>HIPÓTESE</w:t>
      </w:r>
    </w:p>
    <w:p w14:paraId="027B3BB1" w14:textId="77777777" w:rsidR="005A1A1F" w:rsidRDefault="005A1A1F">
      <w:pPr>
        <w:pStyle w:val="Corpodetexto"/>
        <w:rPr>
          <w:b/>
        </w:rPr>
      </w:pPr>
    </w:p>
    <w:p w14:paraId="4CAD9991" w14:textId="77777777" w:rsidR="005A1A1F" w:rsidRDefault="005A1A1F">
      <w:pPr>
        <w:pStyle w:val="Corpodetexto"/>
        <w:spacing w:before="2"/>
        <w:rPr>
          <w:b/>
        </w:rPr>
      </w:pPr>
    </w:p>
    <w:p w14:paraId="3AE92639" w14:textId="1281AF7A" w:rsidR="005A1A1F" w:rsidRDefault="000258FE">
      <w:pPr>
        <w:pStyle w:val="Corpodetexto"/>
        <w:spacing w:line="312" w:lineRule="auto"/>
        <w:ind w:left="140" w:right="572" w:firstLine="850"/>
        <w:jc w:val="both"/>
      </w:pPr>
      <w:ins w:id="21" w:author="Bruno Monteiro" w:date="2026-06-12T18:08:00Z" w16du:dateUtc="2026-06-12T22:08:00Z">
        <w:r>
          <w:t xml:space="preserve">É possível </w:t>
        </w:r>
      </w:ins>
      <w:ins w:id="22" w:author="Bruno Monteiro" w:date="2026-06-12T18:07:00Z" w16du:dateUtc="2026-06-12T22:07:00Z">
        <w:r w:rsidR="00EA4CD9" w:rsidRPr="00EA4CD9">
          <w:t>desenvolv</w:t>
        </w:r>
      </w:ins>
      <w:ins w:id="23" w:author="Bruno Monteiro" w:date="2026-06-12T18:08:00Z" w16du:dateUtc="2026-06-12T22:08:00Z">
        <w:r w:rsidR="00F30F58">
          <w:t>er</w:t>
        </w:r>
      </w:ins>
      <w:ins w:id="24" w:author="Bruno Monteiro" w:date="2026-06-12T18:07:00Z" w16du:dateUtc="2026-06-12T22:07:00Z">
        <w:r w:rsidR="00EA4CD9" w:rsidRPr="00EA4CD9">
          <w:t xml:space="preserve"> de uma solução de </w:t>
        </w:r>
      </w:ins>
      <w:ins w:id="25" w:author="Bruno Monteiro" w:date="2026-06-12T18:16:00Z" w16du:dateUtc="2026-06-12T22:16:00Z">
        <w:r w:rsidR="007E246E" w:rsidRPr="007E246E">
          <w:rPr>
            <w:i/>
            <w:iCs/>
          </w:rPr>
          <w:t>software</w:t>
        </w:r>
      </w:ins>
      <w:ins w:id="26" w:author="Bruno Monteiro" w:date="2026-06-12T18:07:00Z" w16du:dateUtc="2026-06-12T22:07:00Z">
        <w:r w:rsidR="00EA4CD9" w:rsidRPr="00EA4CD9">
          <w:t xml:space="preserve"> em linguagem c para suporte à implementação de asset administration shell embarcados aplicados à industria 4.0</w:t>
        </w:r>
      </w:ins>
      <w:ins w:id="27" w:author="Bruno Monteiro" w:date="2026-06-12T18:09:00Z" w16du:dateUtc="2026-06-12T22:09:00Z">
        <w:r w:rsidR="00472207">
          <w:t>.</w:t>
        </w:r>
        <w:r w:rsidR="008B5C4F">
          <w:t xml:space="preserve"> </w:t>
        </w:r>
      </w:ins>
      <w:r w:rsidR="008B10AC">
        <w:t xml:space="preserve">O desenvolvimento de uma solução de </w:t>
      </w:r>
      <w:del w:id="28" w:author="Bruno Monteiro" w:date="2026-06-12T18:16:00Z" w16du:dateUtc="2026-06-12T22:16:00Z">
        <w:r w:rsidR="008B10AC" w:rsidRPr="00E6326E" w:rsidDel="007E246E">
          <w:rPr>
            <w:i/>
            <w:iCs/>
            <w:rPrChange w:id="29" w:author="Bruno Monteiro" w:date="2026-06-12T18:06:00Z" w16du:dateUtc="2026-06-12T22:06:00Z">
              <w:rPr/>
            </w:rPrChange>
          </w:rPr>
          <w:delText>software</w:delText>
        </w:r>
      </w:del>
      <w:ins w:id="30" w:author="Bruno Monteiro" w:date="2026-06-12T18:16:00Z" w16du:dateUtc="2026-06-12T22:16:00Z">
        <w:r w:rsidR="007E246E" w:rsidRPr="007E246E">
          <w:rPr>
            <w:i/>
            <w:iCs/>
          </w:rPr>
          <w:t>software</w:t>
        </w:r>
      </w:ins>
      <w:r w:rsidR="008B10AC">
        <w:t xml:space="preserve"> nativa em linguagem C, projetada desde</w:t>
      </w:r>
      <w:r w:rsidR="008B10AC">
        <w:rPr>
          <w:spacing w:val="-8"/>
        </w:rPr>
        <w:t xml:space="preserve"> </w:t>
      </w:r>
      <w:r w:rsidR="008B10AC">
        <w:t>a</w:t>
      </w:r>
      <w:r w:rsidR="008B10AC">
        <w:rPr>
          <w:spacing w:val="-9"/>
        </w:rPr>
        <w:t xml:space="preserve"> </w:t>
      </w:r>
      <w:r w:rsidR="008B10AC">
        <w:t>sua</w:t>
      </w:r>
      <w:r w:rsidR="008B10AC">
        <w:rPr>
          <w:spacing w:val="-8"/>
        </w:rPr>
        <w:t xml:space="preserve"> </w:t>
      </w:r>
      <w:r w:rsidR="008B10AC">
        <w:t>concepção</w:t>
      </w:r>
      <w:r w:rsidR="008B10AC">
        <w:rPr>
          <w:spacing w:val="-9"/>
        </w:rPr>
        <w:t xml:space="preserve"> </w:t>
      </w:r>
      <w:r w:rsidR="008B10AC">
        <w:t>para</w:t>
      </w:r>
      <w:r w:rsidR="008B10AC">
        <w:rPr>
          <w:spacing w:val="-9"/>
        </w:rPr>
        <w:t xml:space="preserve"> </w:t>
      </w:r>
      <w:r w:rsidR="008B10AC">
        <w:t>sistemas</w:t>
      </w:r>
      <w:r w:rsidR="008B10AC">
        <w:rPr>
          <w:spacing w:val="-8"/>
        </w:rPr>
        <w:t xml:space="preserve"> </w:t>
      </w:r>
      <w:r w:rsidR="008B10AC">
        <w:t>com</w:t>
      </w:r>
      <w:r w:rsidR="008B10AC">
        <w:rPr>
          <w:spacing w:val="-9"/>
        </w:rPr>
        <w:t xml:space="preserve"> </w:t>
      </w:r>
      <w:r w:rsidR="008B10AC">
        <w:t>recursos</w:t>
      </w:r>
      <w:r w:rsidR="008B10AC">
        <w:rPr>
          <w:spacing w:val="-8"/>
        </w:rPr>
        <w:t xml:space="preserve"> </w:t>
      </w:r>
      <w:r w:rsidR="008B10AC">
        <w:t>limitados,</w:t>
      </w:r>
      <w:r w:rsidR="008B10AC">
        <w:rPr>
          <w:spacing w:val="-9"/>
        </w:rPr>
        <w:t xml:space="preserve"> </w:t>
      </w:r>
      <w:r w:rsidR="008B10AC">
        <w:t>é</w:t>
      </w:r>
      <w:r w:rsidR="008B10AC">
        <w:rPr>
          <w:spacing w:val="-9"/>
        </w:rPr>
        <w:t xml:space="preserve"> </w:t>
      </w:r>
      <w:r w:rsidR="008B10AC">
        <w:t>capaz</w:t>
      </w:r>
      <w:r w:rsidR="008B10AC">
        <w:rPr>
          <w:spacing w:val="-8"/>
        </w:rPr>
        <w:t xml:space="preserve"> </w:t>
      </w:r>
      <w:r w:rsidR="008B10AC">
        <w:t>de</w:t>
      </w:r>
      <w:r w:rsidR="008B10AC">
        <w:rPr>
          <w:spacing w:val="-9"/>
        </w:rPr>
        <w:t xml:space="preserve"> </w:t>
      </w:r>
      <w:r w:rsidR="008B10AC">
        <w:t>viabilizar</w:t>
      </w:r>
      <w:r w:rsidR="008B10AC">
        <w:rPr>
          <w:spacing w:val="-8"/>
        </w:rPr>
        <w:t xml:space="preserve"> </w:t>
      </w:r>
      <w:r w:rsidR="008B10AC">
        <w:t>a</w:t>
      </w:r>
      <w:r w:rsidR="008B10AC">
        <w:rPr>
          <w:spacing w:val="-9"/>
        </w:rPr>
        <w:t xml:space="preserve"> </w:t>
      </w:r>
      <w:r w:rsidR="008B10AC">
        <w:t>implemen</w:t>
      </w:r>
      <w:del w:id="31" w:author="Bruno Monteiro" w:date="2026-06-12T18:15:00Z" w16du:dateUtc="2026-06-12T22:15:00Z">
        <w:r w:rsidR="008B10AC" w:rsidDel="009306FD">
          <w:delText>-</w:delText>
        </w:r>
      </w:del>
      <w:r w:rsidR="008B10AC">
        <w:t>tação de um AAS em ambientes embarcados de forma eficiente.</w:t>
      </w:r>
    </w:p>
    <w:p w14:paraId="1D6C1B52" w14:textId="77777777" w:rsidR="005A1A1F" w:rsidRDefault="005A1A1F">
      <w:pPr>
        <w:pStyle w:val="Corpodetexto"/>
        <w:spacing w:before="177"/>
      </w:pPr>
    </w:p>
    <w:p w14:paraId="5760DE9F" w14:textId="77777777" w:rsidR="005A1A1F" w:rsidRDefault="008B10AC">
      <w:pPr>
        <w:pStyle w:val="Ttulo1"/>
        <w:numPr>
          <w:ilvl w:val="0"/>
          <w:numId w:val="2"/>
        </w:numPr>
        <w:tabs>
          <w:tab w:val="left" w:pos="378"/>
        </w:tabs>
        <w:ind w:left="378" w:hanging="238"/>
      </w:pPr>
      <w:bookmarkStart w:id="32" w:name="OBJETIVO"/>
      <w:bookmarkStart w:id="33" w:name="_bookmark5"/>
      <w:bookmarkEnd w:id="32"/>
      <w:bookmarkEnd w:id="33"/>
      <w:r>
        <w:rPr>
          <w:spacing w:val="-2"/>
        </w:rPr>
        <w:t>OBJETIVO</w:t>
      </w:r>
    </w:p>
    <w:p w14:paraId="3A495EB1" w14:textId="77777777" w:rsidR="005A1A1F" w:rsidRDefault="005A1A1F">
      <w:pPr>
        <w:pStyle w:val="Corpodetexto"/>
        <w:rPr>
          <w:b/>
        </w:rPr>
      </w:pPr>
    </w:p>
    <w:p w14:paraId="2BC2797A" w14:textId="77777777" w:rsidR="005A1A1F" w:rsidRDefault="005A1A1F">
      <w:pPr>
        <w:pStyle w:val="Corpodetexto"/>
        <w:spacing w:before="3"/>
        <w:rPr>
          <w:b/>
        </w:rPr>
      </w:pPr>
    </w:p>
    <w:p w14:paraId="5EBB1A9B" w14:textId="77777777" w:rsidR="005A1A1F" w:rsidRDefault="008B10AC">
      <w:pPr>
        <w:pStyle w:val="Ttulo2"/>
        <w:numPr>
          <w:ilvl w:val="1"/>
          <w:numId w:val="2"/>
        </w:numPr>
        <w:tabs>
          <w:tab w:val="left" w:pos="677"/>
        </w:tabs>
        <w:ind w:left="677" w:hanging="537"/>
      </w:pPr>
      <w:bookmarkStart w:id="34" w:name="Objetivo_Geral"/>
      <w:bookmarkStart w:id="35" w:name="_bookmark6"/>
      <w:bookmarkEnd w:id="34"/>
      <w:bookmarkEnd w:id="35"/>
      <w:r>
        <w:rPr>
          <w:spacing w:val="-2"/>
        </w:rPr>
        <w:t>Objetivo</w:t>
      </w:r>
      <w:r>
        <w:t xml:space="preserve"> </w:t>
      </w:r>
      <w:r>
        <w:rPr>
          <w:spacing w:val="-2"/>
        </w:rPr>
        <w:t>Geral</w:t>
      </w:r>
    </w:p>
    <w:p w14:paraId="4AF88B9E" w14:textId="77777777" w:rsidR="005A1A1F" w:rsidRDefault="005A1A1F">
      <w:pPr>
        <w:pStyle w:val="Corpodetexto"/>
        <w:spacing w:before="165"/>
        <w:rPr>
          <w:b/>
        </w:rPr>
      </w:pPr>
    </w:p>
    <w:p w14:paraId="3C110809" w14:textId="1435A8CD" w:rsidR="005A1A1F" w:rsidRDefault="008B10AC">
      <w:pPr>
        <w:pStyle w:val="Corpodetexto"/>
        <w:spacing w:line="312" w:lineRule="auto"/>
        <w:ind w:left="140" w:right="572" w:firstLine="850"/>
        <w:jc w:val="both"/>
      </w:pPr>
      <w:r>
        <w:rPr>
          <w:spacing w:val="-2"/>
        </w:rPr>
        <w:t>Desenvolver</w:t>
      </w:r>
      <w:r>
        <w:rPr>
          <w:spacing w:val="-7"/>
        </w:rPr>
        <w:t xml:space="preserve"> </w:t>
      </w:r>
      <w:r>
        <w:rPr>
          <w:spacing w:val="-2"/>
        </w:rPr>
        <w:t>uma</w:t>
      </w:r>
      <w:r>
        <w:rPr>
          <w:spacing w:val="-7"/>
        </w:rPr>
        <w:t xml:space="preserve"> </w:t>
      </w:r>
      <w:r>
        <w:rPr>
          <w:spacing w:val="-2"/>
        </w:rPr>
        <w:t>solução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del w:id="36" w:author="Bruno Monteiro" w:date="2026-06-12T18:16:00Z" w16du:dateUtc="2026-06-12T22:16:00Z">
        <w:r w:rsidDel="007E246E">
          <w:rPr>
            <w:spacing w:val="-2"/>
          </w:rPr>
          <w:delText>software</w:delText>
        </w:r>
      </w:del>
      <w:ins w:id="37" w:author="Bruno Monteiro" w:date="2026-06-12T18:16:00Z" w16du:dateUtc="2026-06-12T22:16:00Z">
        <w:r w:rsidR="007E246E" w:rsidRPr="007E246E">
          <w:rPr>
            <w:i/>
            <w:spacing w:val="-2"/>
          </w:rPr>
          <w:t>software</w:t>
        </w:r>
      </w:ins>
      <w:r>
        <w:rPr>
          <w:spacing w:val="-7"/>
        </w:rPr>
        <w:t xml:space="preserve"> </w:t>
      </w:r>
      <w:r>
        <w:rPr>
          <w:spacing w:val="-2"/>
        </w:rPr>
        <w:t>nativa</w:t>
      </w:r>
      <w:r>
        <w:rPr>
          <w:spacing w:val="-7"/>
        </w:rPr>
        <w:t xml:space="preserve"> </w:t>
      </w:r>
      <w:r>
        <w:rPr>
          <w:spacing w:val="-2"/>
        </w:rPr>
        <w:t>em</w:t>
      </w:r>
      <w:r>
        <w:rPr>
          <w:spacing w:val="-7"/>
        </w:rPr>
        <w:t xml:space="preserve"> </w:t>
      </w:r>
      <w:r>
        <w:rPr>
          <w:spacing w:val="-2"/>
        </w:rPr>
        <w:t>linguagem</w:t>
      </w:r>
      <w:r>
        <w:rPr>
          <w:spacing w:val="-7"/>
        </w:rPr>
        <w:t xml:space="preserve"> </w:t>
      </w:r>
      <w:r>
        <w:rPr>
          <w:spacing w:val="-2"/>
        </w:rPr>
        <w:t>C</w:t>
      </w:r>
      <w:r>
        <w:rPr>
          <w:spacing w:val="-7"/>
        </w:rPr>
        <w:t xml:space="preserve"> </w:t>
      </w:r>
      <w:r>
        <w:rPr>
          <w:spacing w:val="-2"/>
        </w:rPr>
        <w:t>para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implementação</w:t>
      </w:r>
      <w:r>
        <w:rPr>
          <w:spacing w:val="-7"/>
        </w:rPr>
        <w:t xml:space="preserve"> </w:t>
      </w:r>
      <w:r>
        <w:rPr>
          <w:spacing w:val="-2"/>
        </w:rPr>
        <w:t xml:space="preserve">de </w:t>
      </w:r>
      <w:r>
        <w:t>um</w:t>
      </w:r>
      <w:r>
        <w:rPr>
          <w:spacing w:val="-9"/>
        </w:rPr>
        <w:t xml:space="preserve"> </w:t>
      </w:r>
      <w:r>
        <w:t>AAS</w:t>
      </w:r>
      <w:r>
        <w:rPr>
          <w:spacing w:val="-9"/>
        </w:rPr>
        <w:t xml:space="preserve"> </w:t>
      </w:r>
      <w:r>
        <w:t>em</w:t>
      </w:r>
      <w:r>
        <w:rPr>
          <w:spacing w:val="-9"/>
        </w:rPr>
        <w:t xml:space="preserve"> </w:t>
      </w:r>
      <w:r>
        <w:t>sistemas</w:t>
      </w:r>
      <w:r>
        <w:rPr>
          <w:spacing w:val="-9"/>
        </w:rPr>
        <w:t xml:space="preserve"> </w:t>
      </w:r>
      <w:r>
        <w:t>embarcados,</w:t>
      </w:r>
      <w:r>
        <w:rPr>
          <w:spacing w:val="-9"/>
        </w:rPr>
        <w:t xml:space="preserve"> </w:t>
      </w:r>
      <w:r>
        <w:t>permitindo</w:t>
      </w:r>
      <w:r>
        <w:rPr>
          <w:spacing w:val="-9"/>
        </w:rPr>
        <w:t xml:space="preserve"> </w:t>
      </w:r>
      <w:r>
        <w:t>avaliar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sua</w:t>
      </w:r>
      <w:r>
        <w:rPr>
          <w:spacing w:val="-9"/>
        </w:rPr>
        <w:t xml:space="preserve"> </w:t>
      </w:r>
      <w:r>
        <w:t>eficiência,</w:t>
      </w:r>
      <w:r>
        <w:rPr>
          <w:spacing w:val="-9"/>
        </w:rPr>
        <w:t xml:space="preserve"> </w:t>
      </w:r>
      <w:r>
        <w:t>viabilidade</w:t>
      </w:r>
      <w:r>
        <w:rPr>
          <w:spacing w:val="-9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adequação operacional em dispositivos com restrição de recursos computacionais.</w:t>
      </w:r>
    </w:p>
    <w:p w14:paraId="746E20BA" w14:textId="77777777" w:rsidR="005A1A1F" w:rsidRDefault="005A1A1F">
      <w:pPr>
        <w:pStyle w:val="Corpodetexto"/>
        <w:spacing w:before="84"/>
      </w:pPr>
    </w:p>
    <w:p w14:paraId="3FEA6925" w14:textId="77777777" w:rsidR="005A1A1F" w:rsidRDefault="008B10AC">
      <w:pPr>
        <w:pStyle w:val="Ttulo2"/>
        <w:numPr>
          <w:ilvl w:val="1"/>
          <w:numId w:val="2"/>
        </w:numPr>
        <w:tabs>
          <w:tab w:val="left" w:pos="677"/>
        </w:tabs>
        <w:ind w:left="677" w:hanging="537"/>
      </w:pPr>
      <w:bookmarkStart w:id="38" w:name="Objetivos_Específicos"/>
      <w:bookmarkStart w:id="39" w:name="_bookmark7"/>
      <w:bookmarkEnd w:id="38"/>
      <w:bookmarkEnd w:id="39"/>
      <w:r>
        <w:rPr>
          <w:spacing w:val="-2"/>
        </w:rPr>
        <w:t>Objetivos</w:t>
      </w:r>
      <w:r>
        <w:rPr>
          <w:spacing w:val="1"/>
        </w:rPr>
        <w:t xml:space="preserve"> </w:t>
      </w:r>
      <w:r>
        <w:rPr>
          <w:spacing w:val="-2"/>
        </w:rPr>
        <w:t>Específicos</w:t>
      </w:r>
    </w:p>
    <w:p w14:paraId="1ED087BC" w14:textId="77777777" w:rsidR="005A1A1F" w:rsidRDefault="005A1A1F">
      <w:pPr>
        <w:pStyle w:val="Corpodetexto"/>
        <w:spacing w:before="165"/>
        <w:rPr>
          <w:b/>
        </w:rPr>
      </w:pPr>
    </w:p>
    <w:p w14:paraId="40F4023A" w14:textId="77777777" w:rsidR="005A1A1F" w:rsidRDefault="008B10AC">
      <w:pPr>
        <w:pStyle w:val="Corpodetexto"/>
        <w:ind w:left="990"/>
      </w:pPr>
      <w:r>
        <w:t>Para</w:t>
      </w:r>
      <w:r>
        <w:rPr>
          <w:spacing w:val="-12"/>
        </w:rPr>
        <w:t xml:space="preserve"> </w:t>
      </w:r>
      <w:r>
        <w:t>alcançar</w:t>
      </w:r>
      <w:r>
        <w:rPr>
          <w:spacing w:val="-11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objetivo</w:t>
      </w:r>
      <w:r>
        <w:rPr>
          <w:spacing w:val="-11"/>
        </w:rPr>
        <w:t xml:space="preserve"> </w:t>
      </w:r>
      <w:r>
        <w:t>geral,</w:t>
      </w:r>
      <w:r>
        <w:rPr>
          <w:spacing w:val="-11"/>
        </w:rPr>
        <w:t xml:space="preserve"> </w:t>
      </w:r>
      <w:r>
        <w:t>foram</w:t>
      </w:r>
      <w:r>
        <w:rPr>
          <w:spacing w:val="-11"/>
        </w:rPr>
        <w:t xml:space="preserve"> </w:t>
      </w:r>
      <w:r>
        <w:t>definidos</w:t>
      </w:r>
      <w:r>
        <w:rPr>
          <w:spacing w:val="-11"/>
        </w:rPr>
        <w:t xml:space="preserve"> </w:t>
      </w:r>
      <w:r>
        <w:t>os</w:t>
      </w:r>
      <w:r>
        <w:rPr>
          <w:spacing w:val="-11"/>
        </w:rPr>
        <w:t xml:space="preserve"> </w:t>
      </w:r>
      <w:r>
        <w:t>seguintes</w:t>
      </w:r>
      <w:r>
        <w:rPr>
          <w:spacing w:val="-11"/>
        </w:rPr>
        <w:t xml:space="preserve"> </w:t>
      </w:r>
      <w:r>
        <w:t>objetivos</w:t>
      </w:r>
      <w:r>
        <w:rPr>
          <w:spacing w:val="-11"/>
        </w:rPr>
        <w:t xml:space="preserve"> </w:t>
      </w:r>
      <w:r>
        <w:rPr>
          <w:spacing w:val="-2"/>
        </w:rPr>
        <w:t>específicos:</w:t>
      </w:r>
    </w:p>
    <w:p w14:paraId="6C06371F" w14:textId="596371D5" w:rsidR="005A1A1F" w:rsidRDefault="008B10AC">
      <w:pPr>
        <w:pStyle w:val="PargrafodaLista"/>
        <w:numPr>
          <w:ilvl w:val="0"/>
          <w:numId w:val="1"/>
        </w:numPr>
        <w:tabs>
          <w:tab w:val="left" w:pos="1341"/>
        </w:tabs>
        <w:spacing w:before="196" w:line="312" w:lineRule="auto"/>
        <w:ind w:right="572"/>
        <w:rPr>
          <w:sz w:val="24"/>
        </w:rPr>
      </w:pPr>
      <w:del w:id="40" w:author="Bruno Monteiro" w:date="2026-06-12T18:17:00Z" w16du:dateUtc="2026-06-12T22:17:00Z">
        <w:r w:rsidDel="00771887">
          <w:rPr>
            <w:sz w:val="24"/>
          </w:rPr>
          <w:delText>Mapear</w:delText>
        </w:r>
        <w:r w:rsidDel="00771887">
          <w:rPr>
            <w:spacing w:val="-4"/>
            <w:sz w:val="24"/>
          </w:rPr>
          <w:delText xml:space="preserve"> </w:delText>
        </w:r>
      </w:del>
      <w:ins w:id="41" w:author="Bruno Monteiro" w:date="2026-06-12T18:17:00Z" w16du:dateUtc="2026-06-12T22:17:00Z">
        <w:r w:rsidR="00771887">
          <w:rPr>
            <w:sz w:val="24"/>
          </w:rPr>
          <w:t>mapear</w:t>
        </w:r>
        <w:r w:rsidR="00771887">
          <w:rPr>
            <w:spacing w:val="-4"/>
            <w:sz w:val="24"/>
          </w:rPr>
          <w:t xml:space="preserve"> </w:t>
        </w:r>
      </w:ins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estado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arte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soluções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AAS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sistemas</w:t>
      </w:r>
      <w:r>
        <w:rPr>
          <w:spacing w:val="-4"/>
          <w:sz w:val="24"/>
        </w:rPr>
        <w:t xml:space="preserve"> </w:t>
      </w:r>
      <w:r>
        <w:rPr>
          <w:sz w:val="24"/>
        </w:rPr>
        <w:t>embarcados,</w:t>
      </w:r>
      <w:r>
        <w:rPr>
          <w:spacing w:val="-3"/>
          <w:sz w:val="24"/>
        </w:rPr>
        <w:t xml:space="preserve"> </w:t>
      </w:r>
      <w:r>
        <w:rPr>
          <w:sz w:val="24"/>
        </w:rPr>
        <w:t>identifi-cando as abordagens atuais, bem como suas limitações e lacunas tecnológicas;</w:t>
      </w:r>
    </w:p>
    <w:p w14:paraId="457D881D" w14:textId="1BD70575" w:rsidR="005A1A1F" w:rsidRDefault="00771887">
      <w:pPr>
        <w:pStyle w:val="PargrafodaLista"/>
        <w:numPr>
          <w:ilvl w:val="0"/>
          <w:numId w:val="1"/>
        </w:numPr>
        <w:tabs>
          <w:tab w:val="left" w:pos="1341"/>
        </w:tabs>
        <w:spacing w:before="96" w:line="312" w:lineRule="auto"/>
        <w:ind w:right="137" w:hanging="317"/>
        <w:rPr>
          <w:sz w:val="24"/>
        </w:rPr>
      </w:pPr>
      <w:ins w:id="42" w:author="Bruno Monteiro" w:date="2026-06-12T18:17:00Z" w16du:dateUtc="2026-06-12T22:17:00Z">
        <w:r>
          <w:rPr>
            <w:spacing w:val="-2"/>
            <w:sz w:val="24"/>
          </w:rPr>
          <w:t>e</w:t>
        </w:r>
      </w:ins>
      <w:del w:id="43" w:author="Bruno Monteiro" w:date="2026-06-12T18:17:00Z" w16du:dateUtc="2026-06-12T22:17:00Z">
        <w:r w:rsidR="008B10AC" w:rsidDel="00771887">
          <w:rPr>
            <w:spacing w:val="-2"/>
            <w:sz w:val="24"/>
          </w:rPr>
          <w:delText>E</w:delText>
        </w:r>
      </w:del>
      <w:r w:rsidR="008B10AC">
        <w:rPr>
          <w:spacing w:val="-2"/>
          <w:sz w:val="24"/>
        </w:rPr>
        <w:t>stabelecer</w:t>
      </w:r>
      <w:r w:rsidR="008B10AC">
        <w:rPr>
          <w:spacing w:val="-5"/>
          <w:sz w:val="24"/>
        </w:rPr>
        <w:t xml:space="preserve"> </w:t>
      </w:r>
      <w:r w:rsidR="008B10AC">
        <w:rPr>
          <w:spacing w:val="-2"/>
          <w:sz w:val="24"/>
        </w:rPr>
        <w:t>os</w:t>
      </w:r>
      <w:r w:rsidR="008B10AC">
        <w:rPr>
          <w:spacing w:val="-5"/>
          <w:sz w:val="24"/>
        </w:rPr>
        <w:t xml:space="preserve"> </w:t>
      </w:r>
      <w:r w:rsidR="008B10AC">
        <w:rPr>
          <w:spacing w:val="-2"/>
          <w:sz w:val="24"/>
        </w:rPr>
        <w:t>requisitos</w:t>
      </w:r>
      <w:r w:rsidR="008B10AC">
        <w:rPr>
          <w:spacing w:val="-5"/>
          <w:sz w:val="24"/>
        </w:rPr>
        <w:t xml:space="preserve"> </w:t>
      </w:r>
      <w:r w:rsidR="008B10AC">
        <w:rPr>
          <w:spacing w:val="-2"/>
          <w:sz w:val="24"/>
        </w:rPr>
        <w:t>funcionais</w:t>
      </w:r>
      <w:r w:rsidR="008B10AC">
        <w:rPr>
          <w:spacing w:val="-5"/>
          <w:sz w:val="24"/>
        </w:rPr>
        <w:t xml:space="preserve"> </w:t>
      </w:r>
      <w:r w:rsidR="008B10AC">
        <w:rPr>
          <w:spacing w:val="-2"/>
          <w:sz w:val="24"/>
        </w:rPr>
        <w:t>e</w:t>
      </w:r>
      <w:r w:rsidR="008B10AC">
        <w:rPr>
          <w:spacing w:val="-5"/>
          <w:sz w:val="24"/>
        </w:rPr>
        <w:t xml:space="preserve"> </w:t>
      </w:r>
      <w:r w:rsidR="008B10AC">
        <w:rPr>
          <w:spacing w:val="-2"/>
          <w:sz w:val="24"/>
        </w:rPr>
        <w:t>não</w:t>
      </w:r>
      <w:r w:rsidR="008B10AC">
        <w:rPr>
          <w:spacing w:val="-5"/>
          <w:sz w:val="24"/>
        </w:rPr>
        <w:t xml:space="preserve"> </w:t>
      </w:r>
      <w:r w:rsidR="008B10AC">
        <w:rPr>
          <w:spacing w:val="-2"/>
          <w:sz w:val="24"/>
        </w:rPr>
        <w:t>funcionais</w:t>
      </w:r>
      <w:r w:rsidR="008B10AC">
        <w:rPr>
          <w:spacing w:val="-5"/>
          <w:sz w:val="24"/>
        </w:rPr>
        <w:t xml:space="preserve"> </w:t>
      </w:r>
      <w:r w:rsidR="008B10AC">
        <w:rPr>
          <w:spacing w:val="-2"/>
          <w:sz w:val="24"/>
        </w:rPr>
        <w:t>da</w:t>
      </w:r>
      <w:r w:rsidR="008B10AC">
        <w:rPr>
          <w:spacing w:val="-5"/>
          <w:sz w:val="24"/>
        </w:rPr>
        <w:t xml:space="preserve"> </w:t>
      </w:r>
      <w:r w:rsidR="008B10AC">
        <w:rPr>
          <w:spacing w:val="-2"/>
          <w:sz w:val="24"/>
        </w:rPr>
        <w:t>biblioteca</w:t>
      </w:r>
      <w:r w:rsidR="008B10AC">
        <w:rPr>
          <w:spacing w:val="-5"/>
          <w:sz w:val="24"/>
        </w:rPr>
        <w:t xml:space="preserve"> </w:t>
      </w:r>
      <w:r w:rsidR="008B10AC">
        <w:rPr>
          <w:spacing w:val="-2"/>
          <w:sz w:val="24"/>
        </w:rPr>
        <w:t>proposta, orientando-</w:t>
      </w:r>
      <w:r w:rsidR="008B10AC">
        <w:rPr>
          <w:sz w:val="24"/>
        </w:rPr>
        <w:t xml:space="preserve">se pelos modelos padronizados do AAS, pelas demandas do protocolo </w:t>
      </w:r>
      <w:r w:rsidR="008B10AC">
        <w:rPr>
          <w:sz w:val="24"/>
        </w:rPr>
        <w:lastRenderedPageBreak/>
        <w:t>OPC UA e pelas restrições do microcontrolador;</w:t>
      </w:r>
    </w:p>
    <w:p w14:paraId="7BDB9114" w14:textId="77777777" w:rsidR="005A1A1F" w:rsidRDefault="005A1A1F">
      <w:pPr>
        <w:pStyle w:val="PargrafodaLista"/>
        <w:spacing w:line="312" w:lineRule="auto"/>
        <w:rPr>
          <w:sz w:val="24"/>
        </w:rPr>
        <w:sectPr w:rsidR="005A1A1F">
          <w:headerReference w:type="default" r:id="rId7"/>
          <w:pgSz w:w="11910" w:h="16840"/>
          <w:pgMar w:top="1560" w:right="566" w:bottom="280" w:left="1559" w:header="1034" w:footer="0" w:gutter="0"/>
          <w:pgNumType w:start="5"/>
          <w:cols w:space="720"/>
        </w:sectPr>
      </w:pPr>
    </w:p>
    <w:p w14:paraId="3159B696" w14:textId="1EF4BF49" w:rsidR="005A1A1F" w:rsidRDefault="000D6F59">
      <w:pPr>
        <w:pStyle w:val="PargrafodaLista"/>
        <w:numPr>
          <w:ilvl w:val="0"/>
          <w:numId w:val="1"/>
        </w:numPr>
        <w:tabs>
          <w:tab w:val="left" w:pos="1341"/>
        </w:tabs>
        <w:spacing w:before="138" w:line="312" w:lineRule="auto"/>
        <w:ind w:right="572"/>
        <w:jc w:val="both"/>
        <w:rPr>
          <w:sz w:val="24"/>
        </w:rPr>
      </w:pPr>
      <w:bookmarkStart w:id="44" w:name="REFERENCIAL_TEÓRICO"/>
      <w:bookmarkStart w:id="45" w:name="_bookmark9"/>
      <w:bookmarkEnd w:id="44"/>
      <w:bookmarkEnd w:id="45"/>
      <w:ins w:id="46" w:author="Bruno Monteiro" w:date="2026-06-12T18:20:00Z" w16du:dateUtc="2026-06-12T22:20:00Z">
        <w:r>
          <w:rPr>
            <w:sz w:val="24"/>
          </w:rPr>
          <w:lastRenderedPageBreak/>
          <w:t>i</w:t>
        </w:r>
      </w:ins>
      <w:del w:id="47" w:author="Bruno Monteiro" w:date="2026-06-12T18:20:00Z" w16du:dateUtc="2026-06-12T22:20:00Z">
        <w:r w:rsidR="008B10AC" w:rsidDel="000D6F59">
          <w:rPr>
            <w:sz w:val="24"/>
          </w:rPr>
          <w:delText>I</w:delText>
        </w:r>
      </w:del>
      <w:r w:rsidR="008B10AC">
        <w:rPr>
          <w:sz w:val="24"/>
        </w:rPr>
        <w:t>mplementar as funcionalidades centrais da biblioteca proposta, integrando a es-trutura do AAS às rotinas de aquisição de dados e comunicação de rede;</w:t>
      </w:r>
    </w:p>
    <w:p w14:paraId="59BE57F5" w14:textId="68E537A2" w:rsidR="005A1A1F" w:rsidRDefault="000D6F59">
      <w:pPr>
        <w:pStyle w:val="PargrafodaLista"/>
        <w:numPr>
          <w:ilvl w:val="0"/>
          <w:numId w:val="1"/>
        </w:numPr>
        <w:tabs>
          <w:tab w:val="left" w:pos="1341"/>
        </w:tabs>
        <w:spacing w:before="96" w:line="312" w:lineRule="auto"/>
        <w:ind w:right="572" w:hanging="317"/>
        <w:jc w:val="both"/>
        <w:rPr>
          <w:sz w:val="24"/>
        </w:rPr>
      </w:pPr>
      <w:ins w:id="48" w:author="Bruno Monteiro" w:date="2026-06-12T18:20:00Z" w16du:dateUtc="2026-06-12T22:20:00Z">
        <w:r>
          <w:rPr>
            <w:sz w:val="24"/>
          </w:rPr>
          <w:t>d</w:t>
        </w:r>
      </w:ins>
      <w:del w:id="49" w:author="Bruno Monteiro" w:date="2026-06-12T18:20:00Z" w16du:dateUtc="2026-06-12T22:20:00Z">
        <w:r w:rsidR="008B10AC" w:rsidDel="000D6F59">
          <w:rPr>
            <w:sz w:val="24"/>
          </w:rPr>
          <w:delText>D</w:delText>
        </w:r>
      </w:del>
      <w:r w:rsidR="008B10AC">
        <w:rPr>
          <w:sz w:val="24"/>
        </w:rPr>
        <w:t>esenvolver um protótipo físico focado na instrumentação de grandezas elétricas para servir como um ambiente de validação prático (AAS Tipo 2);</w:t>
      </w:r>
    </w:p>
    <w:p w14:paraId="76412612" w14:textId="5F995F91" w:rsidR="005A1A1F" w:rsidRDefault="000D6F59">
      <w:pPr>
        <w:pStyle w:val="PargrafodaLista"/>
        <w:numPr>
          <w:ilvl w:val="0"/>
          <w:numId w:val="1"/>
        </w:numPr>
        <w:tabs>
          <w:tab w:val="left" w:pos="1341"/>
        </w:tabs>
        <w:spacing w:before="95" w:line="312" w:lineRule="auto"/>
        <w:ind w:right="572"/>
        <w:jc w:val="both"/>
        <w:rPr>
          <w:sz w:val="24"/>
        </w:rPr>
      </w:pPr>
      <w:ins w:id="50" w:author="Bruno Monteiro" w:date="2026-06-12T18:20:00Z" w16du:dateUtc="2026-06-12T22:20:00Z">
        <w:r>
          <w:rPr>
            <w:sz w:val="24"/>
          </w:rPr>
          <w:t>a</w:t>
        </w:r>
      </w:ins>
      <w:del w:id="51" w:author="Bruno Monteiro" w:date="2026-06-12T18:20:00Z" w16du:dateUtc="2026-06-12T22:20:00Z">
        <w:r w:rsidR="008B10AC" w:rsidDel="000D6F59">
          <w:rPr>
            <w:sz w:val="24"/>
          </w:rPr>
          <w:delText>A</w:delText>
        </w:r>
      </w:del>
      <w:r w:rsidR="008B10AC">
        <w:rPr>
          <w:sz w:val="24"/>
        </w:rPr>
        <w:t>valiar o desempenho, a estabilidade e o consumo de recursos da solução imple-mentada,</w:t>
      </w:r>
      <w:r w:rsidR="008B10AC">
        <w:rPr>
          <w:spacing w:val="-9"/>
          <w:sz w:val="24"/>
        </w:rPr>
        <w:t xml:space="preserve"> </w:t>
      </w:r>
      <w:r w:rsidR="008B10AC">
        <w:rPr>
          <w:sz w:val="24"/>
        </w:rPr>
        <w:t>atestando</w:t>
      </w:r>
      <w:r w:rsidR="008B10AC">
        <w:rPr>
          <w:spacing w:val="-9"/>
          <w:sz w:val="24"/>
        </w:rPr>
        <w:t xml:space="preserve"> </w:t>
      </w:r>
      <w:r w:rsidR="008B10AC">
        <w:rPr>
          <w:sz w:val="24"/>
        </w:rPr>
        <w:t>sua</w:t>
      </w:r>
      <w:r w:rsidR="008B10AC">
        <w:rPr>
          <w:spacing w:val="-9"/>
          <w:sz w:val="24"/>
        </w:rPr>
        <w:t xml:space="preserve"> </w:t>
      </w:r>
      <w:r w:rsidR="008B10AC">
        <w:rPr>
          <w:sz w:val="24"/>
        </w:rPr>
        <w:t>eficiência</w:t>
      </w:r>
      <w:r w:rsidR="008B10AC">
        <w:rPr>
          <w:spacing w:val="-9"/>
          <w:sz w:val="24"/>
        </w:rPr>
        <w:t xml:space="preserve"> </w:t>
      </w:r>
      <w:r w:rsidR="008B10AC">
        <w:rPr>
          <w:sz w:val="24"/>
        </w:rPr>
        <w:t>em</w:t>
      </w:r>
      <w:r w:rsidR="008B10AC">
        <w:rPr>
          <w:spacing w:val="-9"/>
          <w:sz w:val="24"/>
        </w:rPr>
        <w:t xml:space="preserve"> </w:t>
      </w:r>
      <w:r w:rsidR="008B10AC">
        <w:rPr>
          <w:sz w:val="24"/>
        </w:rPr>
        <w:t>relação</w:t>
      </w:r>
      <w:r w:rsidR="008B10AC">
        <w:rPr>
          <w:spacing w:val="-9"/>
          <w:sz w:val="24"/>
        </w:rPr>
        <w:t xml:space="preserve"> </w:t>
      </w:r>
      <w:r w:rsidR="008B10AC">
        <w:rPr>
          <w:sz w:val="24"/>
        </w:rPr>
        <w:t>a</w:t>
      </w:r>
      <w:r w:rsidR="008B10AC">
        <w:rPr>
          <w:spacing w:val="-10"/>
          <w:sz w:val="24"/>
        </w:rPr>
        <w:t xml:space="preserve"> </w:t>
      </w:r>
      <w:r w:rsidR="008B10AC">
        <w:rPr>
          <w:sz w:val="24"/>
        </w:rPr>
        <w:t>implementações</w:t>
      </w:r>
      <w:r w:rsidR="008B10AC">
        <w:rPr>
          <w:spacing w:val="-9"/>
          <w:sz w:val="24"/>
        </w:rPr>
        <w:t xml:space="preserve"> </w:t>
      </w:r>
      <w:r w:rsidR="008B10AC">
        <w:rPr>
          <w:sz w:val="24"/>
        </w:rPr>
        <w:t>herdadas</w:t>
      </w:r>
      <w:r w:rsidR="008B10AC">
        <w:rPr>
          <w:spacing w:val="-9"/>
          <w:sz w:val="24"/>
        </w:rPr>
        <w:t xml:space="preserve"> </w:t>
      </w:r>
      <w:r w:rsidR="008B10AC">
        <w:rPr>
          <w:sz w:val="24"/>
        </w:rPr>
        <w:t>de</w:t>
      </w:r>
      <w:r w:rsidR="008B10AC">
        <w:rPr>
          <w:spacing w:val="-10"/>
          <w:sz w:val="24"/>
        </w:rPr>
        <w:t xml:space="preserve"> </w:t>
      </w:r>
      <w:r w:rsidR="008B10AC">
        <w:rPr>
          <w:sz w:val="24"/>
        </w:rPr>
        <w:t>ambi-entes computacionais mais robustos.</w:t>
      </w:r>
    </w:p>
    <w:p w14:paraId="3C5E7919" w14:textId="77777777" w:rsidR="005A1A1F" w:rsidRDefault="005A1A1F">
      <w:pPr>
        <w:pStyle w:val="Corpodetexto"/>
        <w:spacing w:before="177"/>
      </w:pPr>
    </w:p>
    <w:p w14:paraId="0F5897F7" w14:textId="77777777" w:rsidR="005A1A1F" w:rsidRDefault="008B10AC">
      <w:pPr>
        <w:pStyle w:val="Ttulo1"/>
        <w:numPr>
          <w:ilvl w:val="0"/>
          <w:numId w:val="2"/>
        </w:numPr>
        <w:tabs>
          <w:tab w:val="left" w:pos="378"/>
        </w:tabs>
        <w:ind w:left="378" w:hanging="238"/>
      </w:pPr>
      <w:bookmarkStart w:id="52" w:name="JUSTIFICATIVA"/>
      <w:bookmarkStart w:id="53" w:name="_bookmark8"/>
      <w:bookmarkEnd w:id="52"/>
      <w:bookmarkEnd w:id="53"/>
      <w:r>
        <w:rPr>
          <w:spacing w:val="-2"/>
        </w:rPr>
        <w:t>JUSTIFICATIVA</w:t>
      </w:r>
    </w:p>
    <w:p w14:paraId="54CA9713" w14:textId="77777777" w:rsidR="005A1A1F" w:rsidRDefault="005A1A1F">
      <w:pPr>
        <w:pStyle w:val="Corpodetexto"/>
        <w:rPr>
          <w:b/>
        </w:rPr>
      </w:pPr>
    </w:p>
    <w:p w14:paraId="7B12A484" w14:textId="77777777" w:rsidR="005A1A1F" w:rsidRDefault="005A1A1F">
      <w:pPr>
        <w:pStyle w:val="Corpodetexto"/>
        <w:spacing w:before="3"/>
        <w:rPr>
          <w:b/>
        </w:rPr>
      </w:pPr>
    </w:p>
    <w:p w14:paraId="153E5C62" w14:textId="77777777" w:rsidR="005A1A1F" w:rsidRDefault="008B10AC">
      <w:pPr>
        <w:pStyle w:val="Corpodetexto"/>
        <w:spacing w:line="312" w:lineRule="auto"/>
        <w:ind w:left="140" w:right="572" w:firstLine="850"/>
        <w:jc w:val="both"/>
      </w:pPr>
      <w:r>
        <w:t>O projeto apresentado se justifica pela crescente necessidade de integração de dispo-sitivos de chão de fábrica, como sensores e atuadores, às redes da Indústria 4.0 de forma pa-dronizada. Conforme</w:t>
      </w:r>
      <w:r>
        <w:rPr>
          <w:spacing w:val="-7"/>
        </w:rPr>
        <w:t xml:space="preserve"> </w:t>
      </w:r>
      <w:r>
        <w:t>destacado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hyperlink w:anchor="_bookmark54" w:history="1">
        <w:r>
          <w:t>Olaya</w:t>
        </w:r>
        <w:r>
          <w:rPr>
            <w:spacing w:val="-7"/>
          </w:rPr>
          <w:t xml:space="preserve"> </w:t>
        </w:r>
        <w:r>
          <w:t>et</w:t>
        </w:r>
        <w:r>
          <w:rPr>
            <w:spacing w:val="-7"/>
          </w:rPr>
          <w:t xml:space="preserve"> </w:t>
        </w:r>
        <w:r>
          <w:t>al.</w:t>
        </w:r>
      </w:hyperlink>
      <w:r>
        <w:rPr>
          <w:spacing w:val="-7"/>
        </w:rPr>
        <w:t xml:space="preserve"> </w:t>
      </w:r>
      <w:r>
        <w:t>(</w:t>
      </w:r>
      <w:hyperlink w:anchor="_bookmark54" w:history="1">
        <w:r>
          <w:t>2025</w:t>
        </w:r>
      </w:hyperlink>
      <w:r>
        <w:t>),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implementação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AAS</w:t>
      </w:r>
      <w:r>
        <w:rPr>
          <w:spacing w:val="-7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>sistemas embarcados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microcontroladores</w:t>
      </w:r>
      <w:r>
        <w:rPr>
          <w:spacing w:val="-6"/>
        </w:rPr>
        <w:t xml:space="preserve"> </w:t>
      </w:r>
      <w:r>
        <w:t>(MCUs),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ESP32,</w:t>
      </w:r>
      <w:r>
        <w:rPr>
          <w:spacing w:val="-6"/>
        </w:rPr>
        <w:t xml:space="preserve"> </w:t>
      </w:r>
      <w:r>
        <w:t>tornou-se</w:t>
      </w:r>
      <w:r>
        <w:rPr>
          <w:spacing w:val="-6"/>
        </w:rPr>
        <w:t xml:space="preserve"> </w:t>
      </w:r>
      <w:r>
        <w:t>um</w:t>
      </w:r>
      <w:r>
        <w:rPr>
          <w:spacing w:val="-6"/>
        </w:rPr>
        <w:t xml:space="preserve"> </w:t>
      </w:r>
      <w:r>
        <w:t>passo</w:t>
      </w:r>
      <w:r>
        <w:rPr>
          <w:spacing w:val="-6"/>
        </w:rPr>
        <w:t xml:space="preserve"> </w:t>
      </w:r>
      <w:r>
        <w:t>crítico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vi-abilizar</w:t>
      </w:r>
      <w:r>
        <w:rPr>
          <w:spacing w:val="-5"/>
        </w:rPr>
        <w:t xml:space="preserve"> </w:t>
      </w:r>
      <w:r>
        <w:t>Gêmeos</w:t>
      </w:r>
      <w:r>
        <w:rPr>
          <w:spacing w:val="-5"/>
        </w:rPr>
        <w:t xml:space="preserve"> </w:t>
      </w:r>
      <w:r>
        <w:t>Digitais</w:t>
      </w:r>
      <w:r>
        <w:rPr>
          <w:spacing w:val="-5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tempo</w:t>
      </w:r>
      <w:r>
        <w:rPr>
          <w:spacing w:val="-5"/>
        </w:rPr>
        <w:t xml:space="preserve"> </w:t>
      </w:r>
      <w:r>
        <w:t>real. Essa</w:t>
      </w:r>
      <w:r>
        <w:rPr>
          <w:spacing w:val="-5"/>
        </w:rPr>
        <w:t xml:space="preserve"> </w:t>
      </w:r>
      <w:r>
        <w:t>integração</w:t>
      </w:r>
      <w:r>
        <w:rPr>
          <w:spacing w:val="-5"/>
        </w:rPr>
        <w:t xml:space="preserve"> </w:t>
      </w:r>
      <w:r>
        <w:t>garante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interoperabilidade</w:t>
      </w:r>
      <w:r>
        <w:rPr>
          <w:spacing w:val="-5"/>
        </w:rPr>
        <w:t xml:space="preserve"> </w:t>
      </w:r>
      <w:r>
        <w:t xml:space="preserve">contínua na manufatura avançada, servindo como ponte essencial entre o </w:t>
      </w:r>
      <w:r>
        <w:rPr>
          <w:i/>
        </w:rPr>
        <w:t xml:space="preserve">hardware </w:t>
      </w:r>
      <w:r>
        <w:t>de baixo nível e os sistemas de alta performance.</w:t>
      </w:r>
    </w:p>
    <w:p w14:paraId="146ADBF8" w14:textId="3E84E932" w:rsidR="005A1A1F" w:rsidRDefault="008B10AC">
      <w:pPr>
        <w:pStyle w:val="Corpodetexto"/>
        <w:spacing w:before="28" w:line="360" w:lineRule="atLeast"/>
        <w:ind w:left="140" w:right="572" w:firstLine="850"/>
        <w:jc w:val="both"/>
      </w:pPr>
      <w:r>
        <w:t>Contudo, apesar de sua importância para a Internet das Coisas Industrial (IIoT), as implementações atuais e as ferramentas de desenvolvimento (SDKs) para o AAS são, em sua grande maioria, projetadas para ambientes computacionais robustos, com alta disponibilidade de memória e processamento.</w:t>
      </w:r>
      <w:r>
        <w:rPr>
          <w:spacing w:val="40"/>
        </w:rPr>
        <w:t xml:space="preserve"> </w:t>
      </w:r>
      <w:r>
        <w:t xml:space="preserve">Essa realidade cria uma lacuna tecnológica que dificulta, e em </w:t>
      </w:r>
      <w:r>
        <w:rPr>
          <w:spacing w:val="-2"/>
        </w:rPr>
        <w:t>muitos</w:t>
      </w:r>
      <w:r>
        <w:rPr>
          <w:spacing w:val="-13"/>
        </w:rPr>
        <w:t xml:space="preserve"> </w:t>
      </w:r>
      <w:r>
        <w:rPr>
          <w:spacing w:val="-2"/>
        </w:rPr>
        <w:t>casos</w:t>
      </w:r>
      <w:r>
        <w:rPr>
          <w:spacing w:val="-13"/>
        </w:rPr>
        <w:t xml:space="preserve"> </w:t>
      </w:r>
      <w:r>
        <w:rPr>
          <w:spacing w:val="-2"/>
        </w:rPr>
        <w:t>inviabiliza,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adoção</w:t>
      </w:r>
      <w:r>
        <w:rPr>
          <w:spacing w:val="-11"/>
        </w:rPr>
        <w:t xml:space="preserve"> </w:t>
      </w:r>
      <w:r>
        <w:rPr>
          <w:spacing w:val="-2"/>
        </w:rPr>
        <w:t>em</w:t>
      </w:r>
      <w:r>
        <w:rPr>
          <w:spacing w:val="-11"/>
        </w:rPr>
        <w:t xml:space="preserve"> </w:t>
      </w:r>
      <w:r>
        <w:rPr>
          <w:spacing w:val="-2"/>
        </w:rPr>
        <w:t>larga</w:t>
      </w:r>
      <w:r>
        <w:rPr>
          <w:spacing w:val="-11"/>
        </w:rPr>
        <w:t xml:space="preserve"> </w:t>
      </w:r>
      <w:r>
        <w:rPr>
          <w:spacing w:val="-2"/>
        </w:rPr>
        <w:t>escala</w:t>
      </w:r>
      <w:r>
        <w:rPr>
          <w:spacing w:val="-11"/>
        </w:rPr>
        <w:t xml:space="preserve"> </w:t>
      </w:r>
      <w:r>
        <w:rPr>
          <w:spacing w:val="-2"/>
        </w:rPr>
        <w:t>do</w:t>
      </w:r>
      <w:r>
        <w:rPr>
          <w:spacing w:val="-10"/>
        </w:rPr>
        <w:t xml:space="preserve"> </w:t>
      </w:r>
      <w:r>
        <w:rPr>
          <w:spacing w:val="-2"/>
        </w:rPr>
        <w:t>AAS</w:t>
      </w:r>
      <w:r>
        <w:rPr>
          <w:spacing w:val="-11"/>
        </w:rPr>
        <w:t xml:space="preserve"> </w:t>
      </w:r>
      <w:r>
        <w:rPr>
          <w:spacing w:val="-2"/>
        </w:rPr>
        <w:t>(</w:t>
      </w:r>
      <w:commentRangeStart w:id="54"/>
      <w:r>
        <w:fldChar w:fldCharType="begin"/>
      </w:r>
      <w:r>
        <w:instrText>HYPERLINK \l "_bookmark57"</w:instrText>
      </w:r>
      <w:r>
        <w:fldChar w:fldCharType="separate"/>
      </w:r>
      <w:r w:rsidR="00C84F66">
        <w:rPr>
          <w:spacing w:val="-2"/>
        </w:rPr>
        <w:t>PRIBIŠ;</w:t>
      </w:r>
      <w:r w:rsidR="00C84F66">
        <w:rPr>
          <w:spacing w:val="-11"/>
        </w:rPr>
        <w:t xml:space="preserve"> </w:t>
      </w:r>
      <w:r w:rsidR="00C84F66">
        <w:rPr>
          <w:spacing w:val="29"/>
        </w:rPr>
        <w:t>B</w:t>
      </w:r>
      <w:r w:rsidR="00C84F66">
        <w:rPr>
          <w:spacing w:val="28"/>
        </w:rPr>
        <w:t>E</w:t>
      </w:r>
      <w:r w:rsidR="00C84F66">
        <w:rPr>
          <w:spacing w:val="-97"/>
        </w:rPr>
        <w:t>N</w:t>
      </w:r>
      <w:r w:rsidR="00C84F66">
        <w:rPr>
          <w:spacing w:val="29"/>
          <w:position w:val="5"/>
        </w:rPr>
        <w:t>ˇ</w:t>
      </w:r>
      <w:r w:rsidR="00C84F66">
        <w:rPr>
          <w:spacing w:val="-14"/>
          <w:position w:val="5"/>
        </w:rPr>
        <w:t xml:space="preserve"> </w:t>
      </w:r>
      <w:r w:rsidR="00C84F66">
        <w:rPr>
          <w:spacing w:val="-2"/>
        </w:rPr>
        <w:t>O;</w:t>
      </w:r>
      <w:r w:rsidR="00C84F66">
        <w:rPr>
          <w:spacing w:val="-11"/>
        </w:rPr>
        <w:t xml:space="preserve"> </w:t>
      </w:r>
      <w:r w:rsidR="00C84F66">
        <w:rPr>
          <w:spacing w:val="-2"/>
        </w:rPr>
        <w:t>DRAHOŠ</w:t>
      </w:r>
      <w:r>
        <w:fldChar w:fldCharType="end"/>
      </w:r>
      <w:commentRangeEnd w:id="54"/>
      <w:r w:rsidR="00D60312">
        <w:rPr>
          <w:rStyle w:val="Refdecomentrio"/>
          <w:spacing w:val="-2"/>
          <w:sz w:val="24"/>
          <w:szCs w:val="24"/>
        </w:rPr>
        <w:commentReference w:id="54"/>
      </w:r>
      <w:r>
        <w:rPr>
          <w:spacing w:val="-2"/>
        </w:rPr>
        <w:t>,</w:t>
      </w:r>
      <w:r>
        <w:rPr>
          <w:spacing w:val="-11"/>
        </w:rPr>
        <w:t xml:space="preserve"> </w:t>
      </w:r>
      <w:hyperlink w:anchor="_bookmark57" w:history="1">
        <w:r>
          <w:rPr>
            <w:spacing w:val="-2"/>
          </w:rPr>
          <w:t>2021</w:t>
        </w:r>
      </w:hyperlink>
      <w:r>
        <w:rPr>
          <w:spacing w:val="-2"/>
        </w:rPr>
        <w:t>).</w:t>
      </w:r>
    </w:p>
    <w:p w14:paraId="62856DB1" w14:textId="77777777" w:rsidR="005A1A1F" w:rsidRDefault="008B10AC">
      <w:pPr>
        <w:pStyle w:val="Corpodetexto"/>
        <w:spacing w:before="190" w:line="312" w:lineRule="auto"/>
        <w:ind w:left="140" w:right="572" w:firstLine="850"/>
        <w:jc w:val="both"/>
      </w:pPr>
      <w:r>
        <w:t>Dessa</w:t>
      </w:r>
      <w:r>
        <w:rPr>
          <w:spacing w:val="-15"/>
        </w:rPr>
        <w:t xml:space="preserve"> </w:t>
      </w:r>
      <w:r>
        <w:t>forma,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desenvolvimento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um</w:t>
      </w:r>
      <w:r>
        <w:rPr>
          <w:spacing w:val="-15"/>
        </w:rPr>
        <w:t xml:space="preserve"> </w:t>
      </w:r>
      <w:r>
        <w:t>SDK</w:t>
      </w:r>
      <w:r>
        <w:rPr>
          <w:spacing w:val="-15"/>
        </w:rPr>
        <w:t xml:space="preserve"> </w:t>
      </w:r>
      <w:r>
        <w:t>nativo</w:t>
      </w:r>
      <w:r>
        <w:rPr>
          <w:spacing w:val="-15"/>
        </w:rPr>
        <w:t xml:space="preserve"> </w:t>
      </w:r>
      <w:r>
        <w:t>em</w:t>
      </w:r>
      <w:r>
        <w:rPr>
          <w:spacing w:val="-15"/>
        </w:rPr>
        <w:t xml:space="preserve"> </w:t>
      </w:r>
      <w:r>
        <w:t>C</w:t>
      </w:r>
      <w:r>
        <w:rPr>
          <w:spacing w:val="-15"/>
        </w:rPr>
        <w:t xml:space="preserve"> </w:t>
      </w:r>
      <w:r>
        <w:t>busca</w:t>
      </w:r>
      <w:r>
        <w:rPr>
          <w:spacing w:val="-15"/>
        </w:rPr>
        <w:t xml:space="preserve"> </w:t>
      </w:r>
      <w:r>
        <w:t>preencher</w:t>
      </w:r>
      <w:r>
        <w:rPr>
          <w:spacing w:val="-15"/>
        </w:rPr>
        <w:t xml:space="preserve"> </w:t>
      </w:r>
      <w:r>
        <w:t>essa</w:t>
      </w:r>
      <w:r>
        <w:rPr>
          <w:spacing w:val="-15"/>
        </w:rPr>
        <w:t xml:space="preserve"> </w:t>
      </w:r>
      <w:r>
        <w:t>lacuna, oferecendo</w:t>
      </w:r>
      <w:r>
        <w:rPr>
          <w:spacing w:val="-11"/>
        </w:rPr>
        <w:t xml:space="preserve"> </w:t>
      </w:r>
      <w:r>
        <w:t>aos</w:t>
      </w:r>
      <w:r>
        <w:rPr>
          <w:spacing w:val="-11"/>
        </w:rPr>
        <w:t xml:space="preserve"> </w:t>
      </w:r>
      <w:r>
        <w:t>engenheiros</w:t>
      </w:r>
      <w:r>
        <w:rPr>
          <w:spacing w:val="-11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programadores</w:t>
      </w:r>
      <w:r>
        <w:rPr>
          <w:spacing w:val="-11"/>
        </w:rPr>
        <w:t xml:space="preserve"> </w:t>
      </w:r>
      <w:r>
        <w:t>uma</w:t>
      </w:r>
      <w:r>
        <w:rPr>
          <w:spacing w:val="-11"/>
        </w:rPr>
        <w:t xml:space="preserve"> </w:t>
      </w:r>
      <w:r>
        <w:t>ferramenta</w:t>
      </w:r>
      <w:r>
        <w:rPr>
          <w:spacing w:val="-11"/>
        </w:rPr>
        <w:t xml:space="preserve"> </w:t>
      </w:r>
      <w:r>
        <w:t>otimizada,</w:t>
      </w:r>
      <w:r>
        <w:rPr>
          <w:spacing w:val="-10"/>
        </w:rPr>
        <w:t xml:space="preserve"> </w:t>
      </w:r>
      <w:r>
        <w:t>capaz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reduzir</w:t>
      </w:r>
      <w:r>
        <w:rPr>
          <w:spacing w:val="-11"/>
        </w:rPr>
        <w:t xml:space="preserve"> </w:t>
      </w:r>
      <w:r>
        <w:t>dras-ticamente</w:t>
      </w:r>
      <w:r>
        <w:rPr>
          <w:spacing w:val="-7"/>
        </w:rPr>
        <w:t xml:space="preserve"> </w:t>
      </w:r>
      <w:r>
        <w:t>os</w:t>
      </w:r>
      <w:r>
        <w:rPr>
          <w:spacing w:val="-8"/>
        </w:rPr>
        <w:t xml:space="preserve"> </w:t>
      </w:r>
      <w:r>
        <w:t>requisitos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criação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Componentes</w:t>
      </w:r>
      <w:r>
        <w:rPr>
          <w:spacing w:val="-8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Indústria</w:t>
      </w:r>
      <w:r>
        <w:rPr>
          <w:spacing w:val="-8"/>
        </w:rPr>
        <w:t xml:space="preserve"> </w:t>
      </w:r>
      <w:r>
        <w:t>4.0. Isso</w:t>
      </w:r>
      <w:r>
        <w:rPr>
          <w:spacing w:val="-8"/>
        </w:rPr>
        <w:t xml:space="preserve"> </w:t>
      </w:r>
      <w:r>
        <w:t>torna</w:t>
      </w:r>
      <w:r>
        <w:rPr>
          <w:spacing w:val="-7"/>
        </w:rPr>
        <w:t xml:space="preserve"> </w:t>
      </w:r>
      <w:r>
        <w:t>o uso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um</w:t>
      </w:r>
      <w:r>
        <w:rPr>
          <w:spacing w:val="-9"/>
        </w:rPr>
        <w:t xml:space="preserve"> </w:t>
      </w:r>
      <w:r>
        <w:t>microcontrolador</w:t>
      </w:r>
      <w:r>
        <w:rPr>
          <w:spacing w:val="-9"/>
        </w:rPr>
        <w:t xml:space="preserve"> </w:t>
      </w:r>
      <w:r>
        <w:t>como</w:t>
      </w:r>
      <w:r>
        <w:rPr>
          <w:spacing w:val="-9"/>
        </w:rPr>
        <w:t xml:space="preserve"> </w:t>
      </w:r>
      <w:r>
        <w:t>um</w:t>
      </w:r>
      <w:r>
        <w:rPr>
          <w:spacing w:val="-9"/>
        </w:rPr>
        <w:t xml:space="preserve"> </w:t>
      </w:r>
      <w:r>
        <w:t>AAS</w:t>
      </w:r>
      <w:r>
        <w:rPr>
          <w:spacing w:val="-9"/>
        </w:rPr>
        <w:t xml:space="preserve"> </w:t>
      </w:r>
      <w:r>
        <w:t>embarcado</w:t>
      </w:r>
      <w:r>
        <w:rPr>
          <w:spacing w:val="-9"/>
        </w:rPr>
        <w:t xml:space="preserve"> </w:t>
      </w:r>
      <w:r>
        <w:t>muito</w:t>
      </w:r>
      <w:r>
        <w:rPr>
          <w:spacing w:val="-9"/>
        </w:rPr>
        <w:t xml:space="preserve"> </w:t>
      </w:r>
      <w:r>
        <w:t>mais</w:t>
      </w:r>
      <w:r>
        <w:rPr>
          <w:spacing w:val="-9"/>
        </w:rPr>
        <w:t xml:space="preserve"> </w:t>
      </w:r>
      <w:r>
        <w:t>viável,</w:t>
      </w:r>
      <w:r>
        <w:rPr>
          <w:spacing w:val="-8"/>
        </w:rPr>
        <w:t xml:space="preserve"> </w:t>
      </w:r>
      <w:r>
        <w:t>eficiente</w:t>
      </w:r>
      <w:r>
        <w:rPr>
          <w:spacing w:val="-9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 xml:space="preserve">acessível do ponto de vista de requisitos de </w:t>
      </w:r>
      <w:r>
        <w:rPr>
          <w:i/>
        </w:rPr>
        <w:t>hardware</w:t>
      </w:r>
      <w:r>
        <w:t>.</w:t>
      </w:r>
    </w:p>
    <w:p w14:paraId="33CE0CC6" w14:textId="3DF3CF1B" w:rsidR="005A1A1F" w:rsidRDefault="008B10AC">
      <w:pPr>
        <w:pStyle w:val="Corpodetexto"/>
        <w:spacing w:before="112" w:line="312" w:lineRule="auto"/>
        <w:ind w:left="140" w:right="572" w:firstLine="850"/>
        <w:jc w:val="both"/>
      </w:pPr>
      <w:r>
        <w:t>Ademais, no contexto acadêmico, o projeto consolidará e aplicará de forma prática</w:t>
      </w:r>
      <w:r>
        <w:rPr>
          <w:spacing w:val="40"/>
        </w:rPr>
        <w:t xml:space="preserve"> </w:t>
      </w:r>
      <w:r>
        <w:t>os conhecimentos adquiridos durante o curso de Engenharia Eletrônica.</w:t>
      </w:r>
      <w:r>
        <w:rPr>
          <w:spacing w:val="40"/>
        </w:rPr>
        <w:t xml:space="preserve"> </w:t>
      </w:r>
      <w:r>
        <w:t>A pesquisa integrará saberes interdisciplinares fundamentais para a engenharia moderna, apoiando-se fortemente nas</w:t>
      </w:r>
      <w:r>
        <w:rPr>
          <w:spacing w:val="-14"/>
        </w:rPr>
        <w:t xml:space="preserve"> </w:t>
      </w:r>
      <w:r>
        <w:t>disciplinas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Projetos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Sistemas</w:t>
      </w:r>
      <w:r>
        <w:rPr>
          <w:spacing w:val="-14"/>
        </w:rPr>
        <w:t xml:space="preserve"> </w:t>
      </w:r>
      <w:r>
        <w:t>Microprocessados,</w:t>
      </w:r>
      <w:r>
        <w:rPr>
          <w:spacing w:val="-12"/>
        </w:rPr>
        <w:t xml:space="preserve"> </w:t>
      </w:r>
      <w:r>
        <w:t>Sistemas</w:t>
      </w:r>
      <w:r>
        <w:rPr>
          <w:spacing w:val="-14"/>
        </w:rPr>
        <w:t xml:space="preserve"> </w:t>
      </w:r>
      <w:r>
        <w:t>Operacionais</w:t>
      </w:r>
      <w:r>
        <w:rPr>
          <w:spacing w:val="-13"/>
        </w:rPr>
        <w:t xml:space="preserve"> </w:t>
      </w:r>
      <w:r>
        <w:t xml:space="preserve">Embarcados, Automação Industrial e Testabilidade e Segurança de </w:t>
      </w:r>
      <w:del w:id="55" w:author="Bruno Monteiro" w:date="2026-06-12T18:16:00Z" w16du:dateUtc="2026-06-12T22:16:00Z">
        <w:r w:rsidDel="007E246E">
          <w:rPr>
            <w:i/>
          </w:rPr>
          <w:delText>Software</w:delText>
        </w:r>
      </w:del>
      <w:ins w:id="56" w:author="Bruno Monteiro" w:date="2026-06-12T18:16:00Z" w16du:dateUtc="2026-06-12T22:16:00Z">
        <w:r w:rsidR="007E246E" w:rsidRPr="007E246E">
          <w:rPr>
            <w:i/>
          </w:rPr>
          <w:t>Software</w:t>
        </w:r>
      </w:ins>
      <w:r>
        <w:rPr>
          <w:i/>
        </w:rPr>
        <w:t xml:space="preserve"> </w:t>
      </w:r>
      <w:r>
        <w:t>Embarcado.</w:t>
      </w:r>
    </w:p>
    <w:p w14:paraId="02CCC9DF" w14:textId="77777777" w:rsidR="005A1A1F" w:rsidRDefault="005A1A1F">
      <w:pPr>
        <w:pStyle w:val="Corpodetexto"/>
        <w:spacing w:line="312" w:lineRule="auto"/>
        <w:jc w:val="both"/>
        <w:sectPr w:rsidR="005A1A1F">
          <w:pgSz w:w="11910" w:h="16840"/>
          <w:pgMar w:top="1560" w:right="566" w:bottom="280" w:left="1559" w:header="1034" w:footer="0" w:gutter="0"/>
          <w:cols w:space="720"/>
        </w:sectPr>
      </w:pPr>
    </w:p>
    <w:p w14:paraId="05691D7F" w14:textId="77777777" w:rsidR="005A1A1F" w:rsidRDefault="008B10AC">
      <w:pPr>
        <w:pStyle w:val="Ttulo1"/>
        <w:numPr>
          <w:ilvl w:val="0"/>
          <w:numId w:val="2"/>
        </w:numPr>
        <w:tabs>
          <w:tab w:val="left" w:pos="378"/>
        </w:tabs>
        <w:spacing w:before="138"/>
        <w:ind w:left="378" w:hanging="238"/>
      </w:pPr>
      <w:r>
        <w:rPr>
          <w:spacing w:val="-2"/>
        </w:rPr>
        <w:lastRenderedPageBreak/>
        <w:t>REFERENCIAL</w:t>
      </w:r>
      <w:r>
        <w:rPr>
          <w:spacing w:val="3"/>
        </w:rPr>
        <w:t xml:space="preserve"> </w:t>
      </w:r>
      <w:r>
        <w:rPr>
          <w:spacing w:val="-2"/>
        </w:rPr>
        <w:t>TEÓRICO</w:t>
      </w:r>
    </w:p>
    <w:p w14:paraId="2C9D4E6F" w14:textId="77777777" w:rsidR="005A1A1F" w:rsidRDefault="005A1A1F">
      <w:pPr>
        <w:pStyle w:val="Corpodetexto"/>
        <w:rPr>
          <w:b/>
        </w:rPr>
      </w:pPr>
    </w:p>
    <w:p w14:paraId="29D6B2C3" w14:textId="77777777" w:rsidR="005A1A1F" w:rsidRDefault="005A1A1F">
      <w:pPr>
        <w:pStyle w:val="Corpodetexto"/>
        <w:spacing w:before="2"/>
        <w:rPr>
          <w:b/>
        </w:rPr>
      </w:pPr>
    </w:p>
    <w:p w14:paraId="2C94A125" w14:textId="77777777" w:rsidR="005A1A1F" w:rsidRDefault="008B10AC">
      <w:pPr>
        <w:pStyle w:val="Ttulo2"/>
        <w:numPr>
          <w:ilvl w:val="1"/>
          <w:numId w:val="2"/>
        </w:numPr>
        <w:tabs>
          <w:tab w:val="left" w:pos="677"/>
        </w:tabs>
        <w:ind w:left="677" w:hanging="537"/>
      </w:pPr>
      <w:bookmarkStart w:id="57" w:name="Indústria_4.0"/>
      <w:bookmarkStart w:id="58" w:name="_bookmark10"/>
      <w:bookmarkEnd w:id="57"/>
      <w:bookmarkEnd w:id="58"/>
      <w:r>
        <w:t>Indústria</w:t>
      </w:r>
      <w:r>
        <w:rPr>
          <w:spacing w:val="-11"/>
        </w:rPr>
        <w:t xml:space="preserve"> </w:t>
      </w:r>
      <w:r>
        <w:rPr>
          <w:spacing w:val="-5"/>
        </w:rPr>
        <w:t>4.0</w:t>
      </w:r>
    </w:p>
    <w:p w14:paraId="5CF6D069" w14:textId="77777777" w:rsidR="005A1A1F" w:rsidRDefault="005A1A1F">
      <w:pPr>
        <w:pStyle w:val="Corpodetexto"/>
        <w:spacing w:before="165"/>
        <w:rPr>
          <w:b/>
        </w:rPr>
      </w:pPr>
    </w:p>
    <w:p w14:paraId="03A624AD" w14:textId="6080DB36" w:rsidR="005A1A1F" w:rsidRDefault="008B10AC">
      <w:pPr>
        <w:pStyle w:val="Corpodetexto"/>
        <w:spacing w:line="312" w:lineRule="auto"/>
        <w:ind w:left="140" w:right="572" w:firstLine="850"/>
        <w:jc w:val="both"/>
      </w:pPr>
      <w:r>
        <w:t>O conceito de Indústria 4.0 emergiu na Alemanha em 2011 e foi consolidado como uma</w:t>
      </w:r>
      <w:r>
        <w:rPr>
          <w:spacing w:val="-5"/>
        </w:rPr>
        <w:t xml:space="preserve"> </w:t>
      </w:r>
      <w:r>
        <w:t>iniciativa</w:t>
      </w:r>
      <w:r>
        <w:rPr>
          <w:spacing w:val="-5"/>
        </w:rPr>
        <w:t xml:space="preserve"> </w:t>
      </w:r>
      <w:r>
        <w:t>estratégica</w:t>
      </w:r>
      <w:r>
        <w:rPr>
          <w:spacing w:val="-5"/>
        </w:rPr>
        <w:t xml:space="preserve"> </w:t>
      </w:r>
      <w:r>
        <w:t>governamental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digitalização</w:t>
      </w:r>
      <w:r>
        <w:rPr>
          <w:spacing w:val="-5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manufatura</w:t>
      </w:r>
      <w:r>
        <w:rPr>
          <w:spacing w:val="-5"/>
        </w:rPr>
        <w:t xml:space="preserve"> </w:t>
      </w:r>
      <w:r>
        <w:t>(</w:t>
      </w:r>
      <w:del w:id="59" w:author="Bruno Monteiro" w:date="2026-06-12T18:47:00Z" w16du:dateUtc="2026-06-12T22:47:00Z">
        <w:r w:rsidDel="00A25C35">
          <w:fldChar w:fldCharType="begin"/>
        </w:r>
        <w:r w:rsidDel="00A25C35">
          <w:delInstrText>HYPERLINK \l "_bookmark52"</w:delInstrText>
        </w:r>
        <w:r w:rsidDel="00A25C35">
          <w:fldChar w:fldCharType="separate"/>
        </w:r>
        <w:r w:rsidDel="00A25C35">
          <w:delText>KAGERMANN;</w:delText>
        </w:r>
        <w:r w:rsidDel="00A25C35">
          <w:fldChar w:fldCharType="end"/>
        </w:r>
      </w:del>
      <w:ins w:id="60" w:author="Bruno Monteiro" w:date="2026-06-12T18:47:00Z" w16du:dateUtc="2026-06-12T22:47:00Z">
        <w:r w:rsidR="00A25C35">
          <w:fldChar w:fldCharType="begin"/>
        </w:r>
        <w:r w:rsidR="00A25C35">
          <w:instrText>HYPERLINK \l "_bookmark52"</w:instrText>
        </w:r>
        <w:r w:rsidR="00A25C35">
          <w:fldChar w:fldCharType="separate"/>
        </w:r>
        <w:r w:rsidR="00A25C35">
          <w:t>K</w:t>
        </w:r>
        <w:r w:rsidR="00A25C35">
          <w:t>agermann</w:t>
        </w:r>
        <w:r w:rsidR="00A25C35">
          <w:t>;</w:t>
        </w:r>
        <w:r w:rsidR="00A25C35">
          <w:fldChar w:fldCharType="end"/>
        </w:r>
      </w:ins>
      <w:r>
        <w:t xml:space="preserve"> </w:t>
      </w:r>
      <w:r>
        <w:fldChar w:fldCharType="begin"/>
      </w:r>
      <w:r>
        <w:instrText>HYPERLINK \l "_bookmark52"</w:instrText>
      </w:r>
      <w:r>
        <w:fldChar w:fldCharType="separate"/>
      </w:r>
      <w:r>
        <w:t>W</w:t>
      </w:r>
      <w:ins w:id="61" w:author="Bruno Monteiro" w:date="2026-06-12T18:48:00Z" w16du:dateUtc="2026-06-12T22:48:00Z">
        <w:r w:rsidR="00233DDB">
          <w:t>ahlster</w:t>
        </w:r>
      </w:ins>
      <w:del w:id="62" w:author="Bruno Monteiro" w:date="2026-06-12T18:48:00Z" w16du:dateUtc="2026-06-12T22:48:00Z">
        <w:r w:rsidDel="00233DDB">
          <w:delText>AHLSTER</w:delText>
        </w:r>
      </w:del>
      <w:r>
        <w:t>; H</w:t>
      </w:r>
      <w:del w:id="63" w:author="Bruno Monteiro" w:date="2026-06-12T18:48:00Z" w16du:dateUtc="2026-06-12T22:48:00Z">
        <w:r w:rsidDel="00233DDB">
          <w:delText>ELBIG</w:delText>
        </w:r>
      </w:del>
      <w:ins w:id="64" w:author="Bruno Monteiro" w:date="2026-06-12T18:48:00Z" w16du:dateUtc="2026-06-12T22:48:00Z">
        <w:r w:rsidR="00233DDB">
          <w:t>elbig</w:t>
        </w:r>
      </w:ins>
      <w:r>
        <w:fldChar w:fldCharType="end"/>
      </w:r>
      <w:r>
        <w:t xml:space="preserve">, </w:t>
      </w:r>
      <w:hyperlink w:anchor="_bookmark52" w:history="1">
        <w:r>
          <w:t>2013</w:t>
        </w:r>
      </w:hyperlink>
      <w:r>
        <w:t>).</w:t>
      </w:r>
      <w:r>
        <w:rPr>
          <w:spacing w:val="35"/>
        </w:rPr>
        <w:t xml:space="preserve"> </w:t>
      </w:r>
      <w:r>
        <w:t>Essa nova revolução industrial é fundamentada na integração profunda</w:t>
      </w:r>
      <w:r>
        <w:rPr>
          <w:spacing w:val="-8"/>
        </w:rPr>
        <w:t xml:space="preserve"> </w:t>
      </w:r>
      <w:r>
        <w:t>entre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mundo</w:t>
      </w:r>
      <w:r>
        <w:rPr>
          <w:spacing w:val="-8"/>
        </w:rPr>
        <w:t xml:space="preserve"> </w:t>
      </w:r>
      <w:r>
        <w:t>físico</w:t>
      </w:r>
      <w:r>
        <w:rPr>
          <w:spacing w:val="-8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ambiente</w:t>
      </w:r>
      <w:r>
        <w:rPr>
          <w:spacing w:val="-8"/>
        </w:rPr>
        <w:t xml:space="preserve"> </w:t>
      </w:r>
      <w:r>
        <w:t>digital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meio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Sistemas</w:t>
      </w:r>
      <w:r>
        <w:rPr>
          <w:spacing w:val="-8"/>
        </w:rPr>
        <w:t xml:space="preserve"> </w:t>
      </w:r>
      <w:r>
        <w:t>Ciber-Físicos</w:t>
      </w:r>
      <w:r>
        <w:rPr>
          <w:spacing w:val="-8"/>
        </w:rPr>
        <w:t xml:space="preserve"> </w:t>
      </w:r>
      <w:r>
        <w:t>(CPS)</w:t>
      </w:r>
      <w:r>
        <w:rPr>
          <w:spacing w:val="-8"/>
        </w:rPr>
        <w:t xml:space="preserve"> </w:t>
      </w:r>
      <w:r>
        <w:t>e da</w:t>
      </w:r>
      <w:r>
        <w:rPr>
          <w:spacing w:val="-15"/>
        </w:rPr>
        <w:t xml:space="preserve"> </w:t>
      </w:r>
      <w:r>
        <w:t>Internet</w:t>
      </w:r>
      <w:r>
        <w:rPr>
          <w:spacing w:val="-15"/>
        </w:rPr>
        <w:t xml:space="preserve"> </w:t>
      </w:r>
      <w:r>
        <w:t>das</w:t>
      </w:r>
      <w:r>
        <w:rPr>
          <w:spacing w:val="-15"/>
        </w:rPr>
        <w:t xml:space="preserve"> </w:t>
      </w:r>
      <w:r>
        <w:t>Coisas</w:t>
      </w:r>
      <w:r>
        <w:rPr>
          <w:spacing w:val="-15"/>
        </w:rPr>
        <w:t xml:space="preserve"> </w:t>
      </w:r>
      <w:r>
        <w:t>(</w:t>
      </w:r>
      <w:r>
        <w:rPr>
          <w:i/>
        </w:rPr>
        <w:t>Internet</w:t>
      </w:r>
      <w:r>
        <w:rPr>
          <w:i/>
          <w:spacing w:val="-15"/>
        </w:rPr>
        <w:t xml:space="preserve"> </w:t>
      </w:r>
      <w:r>
        <w:rPr>
          <w:i/>
        </w:rPr>
        <w:t>of</w:t>
      </w:r>
      <w:r>
        <w:rPr>
          <w:i/>
          <w:spacing w:val="-15"/>
        </w:rPr>
        <w:t xml:space="preserve"> </w:t>
      </w:r>
      <w:r>
        <w:rPr>
          <w:i/>
        </w:rPr>
        <w:t>Things</w:t>
      </w:r>
      <w:r>
        <w:rPr>
          <w:i/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IoT)</w:t>
      </w:r>
      <w:r>
        <w:rPr>
          <w:spacing w:val="-15"/>
        </w:rPr>
        <w:t xml:space="preserve"> </w:t>
      </w:r>
      <w:r>
        <w:t>(</w:t>
      </w:r>
      <w:del w:id="65" w:author="Bruno Monteiro" w:date="2026-06-12T18:49:00Z" w16du:dateUtc="2026-06-12T22:49:00Z">
        <w:r w:rsidDel="00950F72">
          <w:fldChar w:fldCharType="begin"/>
        </w:r>
        <w:r w:rsidDel="00950F72">
          <w:delInstrText>HYPERLINK \l "_bookmark47"</w:delInstrText>
        </w:r>
        <w:r w:rsidDel="00950F72">
          <w:fldChar w:fldCharType="separate"/>
        </w:r>
        <w:r w:rsidDel="00950F72">
          <w:delText>GUBBI</w:delText>
        </w:r>
        <w:r w:rsidDel="00950F72">
          <w:rPr>
            <w:spacing w:val="-15"/>
          </w:rPr>
          <w:delText xml:space="preserve"> </w:delText>
        </w:r>
        <w:r w:rsidDel="00950F72">
          <w:delText>et</w:delText>
        </w:r>
        <w:r w:rsidDel="00950F72">
          <w:rPr>
            <w:spacing w:val="-15"/>
          </w:rPr>
          <w:delText xml:space="preserve"> </w:delText>
        </w:r>
        <w:r w:rsidDel="00950F72">
          <w:delText>al.</w:delText>
        </w:r>
        <w:r w:rsidDel="00950F72">
          <w:fldChar w:fldCharType="end"/>
        </w:r>
      </w:del>
      <w:ins w:id="66" w:author="Bruno Monteiro" w:date="2026-06-12T18:49:00Z" w16du:dateUtc="2026-06-12T22:49:00Z">
        <w:r w:rsidR="00950F72">
          <w:fldChar w:fldCharType="begin"/>
        </w:r>
        <w:r w:rsidR="00950F72">
          <w:instrText>HYPERLINK \l "_bookmark47"</w:instrText>
        </w:r>
        <w:r w:rsidR="00950F72">
          <w:fldChar w:fldCharType="separate"/>
        </w:r>
        <w:r w:rsidR="00950F72">
          <w:t>G</w:t>
        </w:r>
        <w:r w:rsidR="00950F72">
          <w:t>ubbi</w:t>
        </w:r>
        <w:r w:rsidR="00950F72">
          <w:rPr>
            <w:spacing w:val="-15"/>
          </w:rPr>
          <w:t xml:space="preserve"> </w:t>
        </w:r>
        <w:r w:rsidR="00950F72">
          <w:t>et</w:t>
        </w:r>
        <w:r w:rsidR="00950F72">
          <w:rPr>
            <w:spacing w:val="-15"/>
          </w:rPr>
          <w:t xml:space="preserve"> </w:t>
        </w:r>
        <w:r w:rsidR="00950F72">
          <w:t>al.</w:t>
        </w:r>
        <w:r w:rsidR="00950F72">
          <w:fldChar w:fldCharType="end"/>
        </w:r>
      </w:ins>
      <w:r>
        <w:t>,</w:t>
      </w:r>
      <w:r>
        <w:rPr>
          <w:spacing w:val="-15"/>
        </w:rPr>
        <w:t xml:space="preserve"> </w:t>
      </w:r>
      <w:hyperlink w:anchor="_bookmark47" w:history="1">
        <w:r>
          <w:t>2013</w:t>
        </w:r>
      </w:hyperlink>
      <w:r>
        <w:t>).</w:t>
      </w:r>
      <w:r>
        <w:rPr>
          <w:spacing w:val="-8"/>
        </w:rPr>
        <w:t xml:space="preserve"> </w:t>
      </w:r>
      <w:r>
        <w:t>Diferentemente</w:t>
      </w:r>
      <w:r>
        <w:rPr>
          <w:spacing w:val="-15"/>
        </w:rPr>
        <w:t xml:space="preserve"> </w:t>
      </w:r>
      <w:r>
        <w:t>das</w:t>
      </w:r>
      <w:r>
        <w:rPr>
          <w:spacing w:val="-15"/>
        </w:rPr>
        <w:t xml:space="preserve"> </w:t>
      </w:r>
      <w:r>
        <w:t>revo-luções</w:t>
      </w:r>
      <w:r>
        <w:rPr>
          <w:spacing w:val="-13"/>
        </w:rPr>
        <w:t xml:space="preserve"> </w:t>
      </w:r>
      <w:r>
        <w:t>anteriores,</w:t>
      </w:r>
      <w:r>
        <w:rPr>
          <w:spacing w:val="-12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focavam</w:t>
      </w:r>
      <w:r>
        <w:rPr>
          <w:spacing w:val="-13"/>
        </w:rPr>
        <w:t xml:space="preserve"> </w:t>
      </w:r>
      <w:r>
        <w:t>primariamente</w:t>
      </w:r>
      <w:r>
        <w:rPr>
          <w:spacing w:val="-13"/>
        </w:rPr>
        <w:t xml:space="preserve"> </w:t>
      </w:r>
      <w:r>
        <w:t>na</w:t>
      </w:r>
      <w:r>
        <w:rPr>
          <w:spacing w:val="-13"/>
        </w:rPr>
        <w:t xml:space="preserve"> </w:t>
      </w:r>
      <w:r>
        <w:t>automação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em</w:t>
      </w:r>
      <w:r>
        <w:rPr>
          <w:spacing w:val="-13"/>
        </w:rPr>
        <w:t xml:space="preserve"> </w:t>
      </w:r>
      <w:r>
        <w:t>sistemas</w:t>
      </w:r>
      <w:r>
        <w:rPr>
          <w:spacing w:val="-13"/>
        </w:rPr>
        <w:t xml:space="preserve"> </w:t>
      </w:r>
      <w:r>
        <w:t>mecânicos,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Indús-tria</w:t>
      </w:r>
      <w:r>
        <w:rPr>
          <w:spacing w:val="-9"/>
        </w:rPr>
        <w:t xml:space="preserve"> </w:t>
      </w:r>
      <w:r>
        <w:t>4.0</w:t>
      </w:r>
      <w:r>
        <w:rPr>
          <w:spacing w:val="-9"/>
        </w:rPr>
        <w:t xml:space="preserve"> </w:t>
      </w:r>
      <w:r>
        <w:t>baseia-se</w:t>
      </w:r>
      <w:r>
        <w:rPr>
          <w:spacing w:val="-9"/>
        </w:rPr>
        <w:t xml:space="preserve"> </w:t>
      </w:r>
      <w:r>
        <w:t>na</w:t>
      </w:r>
      <w:r>
        <w:rPr>
          <w:spacing w:val="-9"/>
        </w:rPr>
        <w:t xml:space="preserve"> </w:t>
      </w:r>
      <w:r>
        <w:t>descentralização</w:t>
      </w:r>
      <w:r>
        <w:rPr>
          <w:spacing w:val="-9"/>
        </w:rPr>
        <w:t xml:space="preserve"> </w:t>
      </w:r>
      <w:r>
        <w:t>da</w:t>
      </w:r>
      <w:r>
        <w:rPr>
          <w:spacing w:val="-9"/>
        </w:rPr>
        <w:t xml:space="preserve"> </w:t>
      </w:r>
      <w:r>
        <w:t>inteligência,</w:t>
      </w:r>
      <w:r>
        <w:rPr>
          <w:spacing w:val="-9"/>
        </w:rPr>
        <w:t xml:space="preserve"> </w:t>
      </w:r>
      <w:r>
        <w:t>permitindo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componentes,</w:t>
      </w:r>
      <w:r>
        <w:rPr>
          <w:spacing w:val="-9"/>
        </w:rPr>
        <w:t xml:space="preserve"> </w:t>
      </w:r>
      <w:r>
        <w:t>máquinas</w:t>
      </w:r>
      <w:r>
        <w:rPr>
          <w:spacing w:val="-9"/>
        </w:rPr>
        <w:t xml:space="preserve"> </w:t>
      </w:r>
      <w:r>
        <w:t>e linhas de produção tomem decisões autônomas, troquem dados em tempo real e se adaptem a requisitos</w:t>
      </w:r>
      <w:r>
        <w:rPr>
          <w:spacing w:val="-11"/>
        </w:rPr>
        <w:t xml:space="preserve"> </w:t>
      </w:r>
      <w:r>
        <w:t>dinâmicos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produção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forma</w:t>
      </w:r>
      <w:r>
        <w:rPr>
          <w:spacing w:val="-11"/>
        </w:rPr>
        <w:t xml:space="preserve"> </w:t>
      </w:r>
      <w:r>
        <w:t>altamente</w:t>
      </w:r>
      <w:r>
        <w:rPr>
          <w:spacing w:val="-11"/>
        </w:rPr>
        <w:t xml:space="preserve"> </w:t>
      </w:r>
      <w:r>
        <w:t>flexível</w:t>
      </w:r>
      <w:r>
        <w:rPr>
          <w:spacing w:val="-11"/>
        </w:rPr>
        <w:t xml:space="preserve"> </w:t>
      </w:r>
      <w:r>
        <w:t>(</w:t>
      </w:r>
      <w:r w:rsidRPr="00950F72">
        <w:rPr>
          <w:color w:val="EE0000"/>
          <w:rPrChange w:id="67" w:author="Bruno Monteiro" w:date="2026-06-12T18:49:00Z" w16du:dateUtc="2026-06-12T22:49:00Z">
            <w:rPr/>
          </w:rPrChange>
        </w:rPr>
        <w:fldChar w:fldCharType="begin"/>
      </w:r>
      <w:r w:rsidRPr="00950F72">
        <w:rPr>
          <w:color w:val="EE0000"/>
          <w:rPrChange w:id="68" w:author="Bruno Monteiro" w:date="2026-06-12T18:49:00Z" w16du:dateUtc="2026-06-12T22:49:00Z">
            <w:rPr/>
          </w:rPrChange>
        </w:rPr>
        <w:instrText>HYPERLINK \l "_bookmark52"</w:instrText>
      </w:r>
      <w:r w:rsidRPr="00950F72">
        <w:rPr>
          <w:color w:val="EE0000"/>
          <w:rPrChange w:id="69" w:author="Bruno Monteiro" w:date="2026-06-12T18:49:00Z" w16du:dateUtc="2026-06-12T22:49:00Z">
            <w:rPr/>
          </w:rPrChange>
        </w:rPr>
      </w:r>
      <w:r w:rsidRPr="00950F72">
        <w:rPr>
          <w:color w:val="EE0000"/>
          <w:rPrChange w:id="70" w:author="Bruno Monteiro" w:date="2026-06-12T18:49:00Z" w16du:dateUtc="2026-06-12T22:49:00Z">
            <w:rPr/>
          </w:rPrChange>
        </w:rPr>
        <w:fldChar w:fldCharType="separate"/>
      </w:r>
      <w:r w:rsidRPr="00950F72">
        <w:rPr>
          <w:color w:val="EE0000"/>
          <w:rPrChange w:id="71" w:author="Bruno Monteiro" w:date="2026-06-12T18:49:00Z" w16du:dateUtc="2026-06-12T22:49:00Z">
            <w:rPr/>
          </w:rPrChange>
        </w:rPr>
        <w:t>KAGERMANN;</w:t>
      </w:r>
      <w:r w:rsidRPr="00950F72">
        <w:rPr>
          <w:color w:val="EE0000"/>
          <w:spacing w:val="-11"/>
          <w:rPrChange w:id="72" w:author="Bruno Monteiro" w:date="2026-06-12T18:49:00Z" w16du:dateUtc="2026-06-12T22:49:00Z">
            <w:rPr>
              <w:spacing w:val="-11"/>
            </w:rPr>
          </w:rPrChange>
        </w:rPr>
        <w:t xml:space="preserve"> </w:t>
      </w:r>
      <w:r w:rsidRPr="00950F72">
        <w:rPr>
          <w:color w:val="EE0000"/>
          <w:rPrChange w:id="73" w:author="Bruno Monteiro" w:date="2026-06-12T18:49:00Z" w16du:dateUtc="2026-06-12T22:49:00Z">
            <w:rPr/>
          </w:rPrChange>
        </w:rPr>
        <w:t>WAHLSTER;</w:t>
      </w:r>
      <w:r w:rsidRPr="00950F72">
        <w:rPr>
          <w:color w:val="EE0000"/>
          <w:rPrChange w:id="74" w:author="Bruno Monteiro" w:date="2026-06-12T18:49:00Z" w16du:dateUtc="2026-06-12T22:49:00Z">
            <w:rPr/>
          </w:rPrChange>
        </w:rPr>
        <w:fldChar w:fldCharType="end"/>
      </w:r>
      <w:r w:rsidRPr="00950F72">
        <w:rPr>
          <w:color w:val="EE0000"/>
          <w:rPrChange w:id="75" w:author="Bruno Monteiro" w:date="2026-06-12T18:49:00Z" w16du:dateUtc="2026-06-12T22:49:00Z">
            <w:rPr/>
          </w:rPrChange>
        </w:rPr>
        <w:t xml:space="preserve"> </w:t>
      </w:r>
      <w:r w:rsidRPr="00950F72">
        <w:rPr>
          <w:color w:val="EE0000"/>
          <w:rPrChange w:id="76" w:author="Bruno Monteiro" w:date="2026-06-12T18:49:00Z" w16du:dateUtc="2026-06-12T22:49:00Z">
            <w:rPr/>
          </w:rPrChange>
        </w:rPr>
        <w:fldChar w:fldCharType="begin"/>
      </w:r>
      <w:r w:rsidRPr="00950F72">
        <w:rPr>
          <w:color w:val="EE0000"/>
          <w:rPrChange w:id="77" w:author="Bruno Monteiro" w:date="2026-06-12T18:49:00Z" w16du:dateUtc="2026-06-12T22:49:00Z">
            <w:rPr/>
          </w:rPrChange>
        </w:rPr>
        <w:instrText>HYPERLINK \l "_bookmark52"</w:instrText>
      </w:r>
      <w:r w:rsidRPr="00950F72">
        <w:rPr>
          <w:color w:val="EE0000"/>
          <w:rPrChange w:id="78" w:author="Bruno Monteiro" w:date="2026-06-12T18:49:00Z" w16du:dateUtc="2026-06-12T22:49:00Z">
            <w:rPr/>
          </w:rPrChange>
        </w:rPr>
      </w:r>
      <w:r w:rsidRPr="00950F72">
        <w:rPr>
          <w:color w:val="EE0000"/>
          <w:rPrChange w:id="79" w:author="Bruno Monteiro" w:date="2026-06-12T18:49:00Z" w16du:dateUtc="2026-06-12T22:49:00Z">
            <w:rPr/>
          </w:rPrChange>
        </w:rPr>
        <w:fldChar w:fldCharType="separate"/>
      </w:r>
      <w:r w:rsidRPr="00950F72">
        <w:rPr>
          <w:color w:val="EE0000"/>
          <w:rPrChange w:id="80" w:author="Bruno Monteiro" w:date="2026-06-12T18:49:00Z" w16du:dateUtc="2026-06-12T22:49:00Z">
            <w:rPr/>
          </w:rPrChange>
        </w:rPr>
        <w:t>HELBIG</w:t>
      </w:r>
      <w:r w:rsidRPr="00950F72">
        <w:rPr>
          <w:color w:val="EE0000"/>
          <w:rPrChange w:id="81" w:author="Bruno Monteiro" w:date="2026-06-12T18:49:00Z" w16du:dateUtc="2026-06-12T22:49:00Z">
            <w:rPr/>
          </w:rPrChange>
        </w:rPr>
        <w:fldChar w:fldCharType="end"/>
      </w:r>
      <w:r w:rsidRPr="00950F72">
        <w:rPr>
          <w:color w:val="EE0000"/>
          <w:rPrChange w:id="82" w:author="Bruno Monteiro" w:date="2026-06-12T18:49:00Z" w16du:dateUtc="2026-06-12T22:49:00Z">
            <w:rPr/>
          </w:rPrChange>
        </w:rPr>
        <w:t xml:space="preserve">, </w:t>
      </w:r>
      <w:r w:rsidRPr="00950F72">
        <w:rPr>
          <w:color w:val="EE0000"/>
          <w:rPrChange w:id="83" w:author="Bruno Monteiro" w:date="2026-06-12T18:49:00Z" w16du:dateUtc="2026-06-12T22:49:00Z">
            <w:rPr/>
          </w:rPrChange>
        </w:rPr>
        <w:fldChar w:fldCharType="begin"/>
      </w:r>
      <w:r w:rsidRPr="00950F72">
        <w:rPr>
          <w:color w:val="EE0000"/>
          <w:rPrChange w:id="84" w:author="Bruno Monteiro" w:date="2026-06-12T18:49:00Z" w16du:dateUtc="2026-06-12T22:49:00Z">
            <w:rPr/>
          </w:rPrChange>
        </w:rPr>
        <w:instrText>HYPERLINK \l "_bookmark52"</w:instrText>
      </w:r>
      <w:r w:rsidRPr="00950F72">
        <w:rPr>
          <w:color w:val="EE0000"/>
          <w:rPrChange w:id="85" w:author="Bruno Monteiro" w:date="2026-06-12T18:49:00Z" w16du:dateUtc="2026-06-12T22:49:00Z">
            <w:rPr/>
          </w:rPrChange>
        </w:rPr>
      </w:r>
      <w:r w:rsidRPr="00950F72">
        <w:rPr>
          <w:color w:val="EE0000"/>
          <w:rPrChange w:id="86" w:author="Bruno Monteiro" w:date="2026-06-12T18:49:00Z" w16du:dateUtc="2026-06-12T22:49:00Z">
            <w:rPr/>
          </w:rPrChange>
        </w:rPr>
        <w:fldChar w:fldCharType="separate"/>
      </w:r>
      <w:r w:rsidRPr="00950F72">
        <w:rPr>
          <w:color w:val="EE0000"/>
          <w:rPrChange w:id="87" w:author="Bruno Monteiro" w:date="2026-06-12T18:49:00Z" w16du:dateUtc="2026-06-12T22:49:00Z">
            <w:rPr/>
          </w:rPrChange>
        </w:rPr>
        <w:t>2013</w:t>
      </w:r>
      <w:r w:rsidRPr="00950F72">
        <w:rPr>
          <w:color w:val="EE0000"/>
          <w:rPrChange w:id="88" w:author="Bruno Monteiro" w:date="2026-06-12T18:49:00Z" w16du:dateUtc="2026-06-12T22:49:00Z">
            <w:rPr/>
          </w:rPrChange>
        </w:rPr>
        <w:fldChar w:fldCharType="end"/>
      </w:r>
      <w:r>
        <w:t>).</w:t>
      </w:r>
    </w:p>
    <w:p w14:paraId="17D9B872" w14:textId="77777777" w:rsidR="005A1A1F" w:rsidRDefault="008B10AC">
      <w:pPr>
        <w:pStyle w:val="Corpodetexto"/>
        <w:spacing w:before="28" w:line="360" w:lineRule="atLeast"/>
        <w:ind w:left="140" w:right="572" w:firstLine="850"/>
        <w:jc w:val="both"/>
      </w:pPr>
      <w:r>
        <w:t>A ascensão dessas tecnologias exige que os dispositivos presentes no chão de fábrica ultrapassem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suas</w:t>
      </w:r>
      <w:r>
        <w:rPr>
          <w:spacing w:val="-6"/>
        </w:rPr>
        <w:t xml:space="preserve"> </w:t>
      </w:r>
      <w:r>
        <w:t>funcionalidades</w:t>
      </w:r>
      <w:r>
        <w:rPr>
          <w:spacing w:val="-6"/>
        </w:rPr>
        <w:t xml:space="preserve"> </w:t>
      </w:r>
      <w:r>
        <w:t>puramente</w:t>
      </w:r>
      <w:r>
        <w:rPr>
          <w:spacing w:val="-6"/>
        </w:rPr>
        <w:t xml:space="preserve"> </w:t>
      </w:r>
      <w:r>
        <w:t>elétricas</w:t>
      </w:r>
      <w:r>
        <w:rPr>
          <w:spacing w:val="-6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mecânicas. Componentes</w:t>
      </w:r>
      <w:r>
        <w:rPr>
          <w:spacing w:val="-6"/>
        </w:rPr>
        <w:t xml:space="preserve"> </w:t>
      </w:r>
      <w:r>
        <w:t>industri-ais modernos precisam se tornar atores ativos nas redes de comunicação, exigindo representa-ções</w:t>
      </w:r>
      <w:r>
        <w:rPr>
          <w:spacing w:val="-1"/>
        </w:rPr>
        <w:t xml:space="preserve"> </w:t>
      </w:r>
      <w:r>
        <w:t>virtuais</w:t>
      </w:r>
      <w:r>
        <w:rPr>
          <w:spacing w:val="-1"/>
        </w:rPr>
        <w:t xml:space="preserve"> </w:t>
      </w:r>
      <w:r>
        <w:t>sólidas</w:t>
      </w:r>
      <w:r>
        <w:rPr>
          <w:spacing w:val="-1"/>
        </w:rPr>
        <w:t xml:space="preserve"> </w:t>
      </w:r>
      <w:r>
        <w:t>(Gêmeos</w:t>
      </w:r>
      <w:r>
        <w:rPr>
          <w:spacing w:val="-1"/>
        </w:rPr>
        <w:t xml:space="preserve"> </w:t>
      </w:r>
      <w:r>
        <w:t>Digitais)</w:t>
      </w:r>
      <w:r>
        <w:rPr>
          <w:spacing w:val="-1"/>
        </w:rPr>
        <w:t xml:space="preserve"> </w:t>
      </w:r>
      <w:r>
        <w:t>capazes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descrever</w:t>
      </w:r>
      <w:r>
        <w:rPr>
          <w:spacing w:val="-1"/>
        </w:rPr>
        <w:t xml:space="preserve"> </w:t>
      </w:r>
      <w:r>
        <w:t>suas</w:t>
      </w:r>
      <w:r>
        <w:rPr>
          <w:spacing w:val="-1"/>
        </w:rPr>
        <w:t xml:space="preserve"> </w:t>
      </w:r>
      <w:r>
        <w:t>propriedades,</w:t>
      </w:r>
      <w:r>
        <w:rPr>
          <w:spacing w:val="-1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docu-mentação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maneira</w:t>
      </w:r>
      <w:r>
        <w:rPr>
          <w:spacing w:val="-10"/>
        </w:rPr>
        <w:t xml:space="preserve"> </w:t>
      </w:r>
      <w:r>
        <w:t>padronizada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interoperável</w:t>
      </w:r>
      <w:r>
        <w:rPr>
          <w:spacing w:val="-10"/>
        </w:rPr>
        <w:t xml:space="preserve"> </w:t>
      </w:r>
      <w:r>
        <w:t>(</w:t>
      </w:r>
      <w:r>
        <w:fldChar w:fldCharType="begin"/>
      </w:r>
      <w:r>
        <w:instrText>HYPERLINK \l "_bookmark54"</w:instrText>
      </w:r>
      <w:r>
        <w:fldChar w:fldCharType="separate"/>
      </w:r>
      <w:r w:rsidRPr="00950F72">
        <w:rPr>
          <w:color w:val="EE0000"/>
          <w:rPrChange w:id="89" w:author="Bruno Monteiro" w:date="2026-06-12T18:49:00Z" w16du:dateUtc="2026-06-12T22:49:00Z">
            <w:rPr/>
          </w:rPrChange>
        </w:rPr>
        <w:t>OLAYA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al.</w:t>
      </w:r>
      <w:r>
        <w:fldChar w:fldCharType="end"/>
      </w:r>
      <w:r>
        <w:t>,</w:t>
      </w:r>
      <w:r>
        <w:rPr>
          <w:spacing w:val="-10"/>
        </w:rPr>
        <w:t xml:space="preserve"> </w:t>
      </w:r>
      <w:hyperlink w:anchor="_bookmark54" w:history="1">
        <w:r>
          <w:t>2025</w:t>
        </w:r>
      </w:hyperlink>
      <w:r>
        <w:t>). Para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verdadeira interoperabilidade</w:t>
      </w:r>
      <w:r>
        <w:rPr>
          <w:spacing w:val="-13"/>
        </w:rPr>
        <w:t xml:space="preserve"> </w:t>
      </w:r>
      <w:r>
        <w:t>seja</w:t>
      </w:r>
      <w:r>
        <w:rPr>
          <w:spacing w:val="-13"/>
        </w:rPr>
        <w:t xml:space="preserve"> </w:t>
      </w:r>
      <w:r>
        <w:t>alcançada,</w:t>
      </w:r>
      <w:r>
        <w:rPr>
          <w:spacing w:val="-12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dispositivos</w:t>
      </w:r>
      <w:r>
        <w:rPr>
          <w:spacing w:val="-13"/>
        </w:rPr>
        <w:t xml:space="preserve"> </w:t>
      </w:r>
      <w:r>
        <w:t>IoT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IIoT</w:t>
      </w:r>
      <w:r>
        <w:rPr>
          <w:spacing w:val="-13"/>
        </w:rPr>
        <w:t xml:space="preserve"> </w:t>
      </w:r>
      <w:r>
        <w:t>(</w:t>
      </w:r>
      <w:r>
        <w:rPr>
          <w:i/>
        </w:rPr>
        <w:t>Industrial</w:t>
      </w:r>
      <w:r>
        <w:rPr>
          <w:i/>
          <w:spacing w:val="-13"/>
        </w:rPr>
        <w:t xml:space="preserve"> </w:t>
      </w:r>
      <w:r>
        <w:rPr>
          <w:i/>
        </w:rPr>
        <w:t>Internet</w:t>
      </w:r>
      <w:r>
        <w:rPr>
          <w:i/>
          <w:spacing w:val="-13"/>
        </w:rPr>
        <w:t xml:space="preserve"> </w:t>
      </w:r>
      <w:r>
        <w:rPr>
          <w:i/>
        </w:rPr>
        <w:t>of</w:t>
      </w:r>
      <w:r>
        <w:rPr>
          <w:i/>
          <w:spacing w:val="-13"/>
        </w:rPr>
        <w:t xml:space="preserve"> </w:t>
      </w:r>
      <w:r>
        <w:rPr>
          <w:i/>
        </w:rPr>
        <w:t>Things</w:t>
      </w:r>
      <w:r>
        <w:t>)</w:t>
      </w:r>
      <w:r>
        <w:rPr>
          <w:spacing w:val="-13"/>
        </w:rPr>
        <w:t xml:space="preserve"> </w:t>
      </w:r>
      <w:r>
        <w:t>pre-cisam não apenas compartilhar meios de comunicação em comum, mas também compartilhar do</w:t>
      </w:r>
      <w:r>
        <w:rPr>
          <w:spacing w:val="-15"/>
        </w:rPr>
        <w:t xml:space="preserve"> </w:t>
      </w:r>
      <w:r>
        <w:t>mesmo</w:t>
      </w:r>
      <w:r>
        <w:rPr>
          <w:spacing w:val="-13"/>
        </w:rPr>
        <w:t xml:space="preserve"> </w:t>
      </w:r>
      <w:r>
        <w:t>significado</w:t>
      </w:r>
      <w:r>
        <w:rPr>
          <w:spacing w:val="-11"/>
        </w:rPr>
        <w:t xml:space="preserve"> </w:t>
      </w:r>
      <w:r>
        <w:t>semântico</w:t>
      </w:r>
      <w:r>
        <w:rPr>
          <w:spacing w:val="-11"/>
        </w:rPr>
        <w:t xml:space="preserve"> </w:t>
      </w:r>
      <w:r>
        <w:t>em</w:t>
      </w:r>
      <w:r>
        <w:rPr>
          <w:spacing w:val="-11"/>
        </w:rPr>
        <w:t xml:space="preserve"> </w:t>
      </w:r>
      <w:r>
        <w:t>suas</w:t>
      </w:r>
      <w:r>
        <w:rPr>
          <w:spacing w:val="-11"/>
        </w:rPr>
        <w:t xml:space="preserve"> </w:t>
      </w:r>
      <w:r>
        <w:t>trocas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dados</w:t>
      </w:r>
      <w:r>
        <w:rPr>
          <w:spacing w:val="-11"/>
        </w:rPr>
        <w:t xml:space="preserve"> </w:t>
      </w:r>
      <w:r>
        <w:t>(</w:t>
      </w:r>
      <w:r w:rsidRPr="00950F72">
        <w:rPr>
          <w:color w:val="EE0000"/>
          <w:rPrChange w:id="90" w:author="Bruno Monteiro" w:date="2026-06-12T18:49:00Z" w16du:dateUtc="2026-06-12T22:49:00Z">
            <w:rPr/>
          </w:rPrChange>
        </w:rPr>
        <w:fldChar w:fldCharType="begin"/>
      </w:r>
      <w:r w:rsidRPr="00950F72">
        <w:rPr>
          <w:color w:val="EE0000"/>
          <w:rPrChange w:id="91" w:author="Bruno Monteiro" w:date="2026-06-12T18:49:00Z" w16du:dateUtc="2026-06-12T22:49:00Z">
            <w:rPr/>
          </w:rPrChange>
        </w:rPr>
        <w:instrText>HYPERLINK \l "_bookmark57"</w:instrText>
      </w:r>
      <w:r w:rsidRPr="00950F72">
        <w:rPr>
          <w:color w:val="EE0000"/>
          <w:rPrChange w:id="92" w:author="Bruno Monteiro" w:date="2026-06-12T18:49:00Z" w16du:dateUtc="2026-06-12T22:49:00Z">
            <w:rPr/>
          </w:rPrChange>
        </w:rPr>
      </w:r>
      <w:r w:rsidRPr="00950F72">
        <w:rPr>
          <w:color w:val="EE0000"/>
          <w:rPrChange w:id="93" w:author="Bruno Monteiro" w:date="2026-06-12T18:49:00Z" w16du:dateUtc="2026-06-12T22:49:00Z">
            <w:rPr/>
          </w:rPrChange>
        </w:rPr>
        <w:fldChar w:fldCharType="separate"/>
      </w:r>
      <w:r w:rsidRPr="00950F72">
        <w:rPr>
          <w:color w:val="EE0000"/>
          <w:rPrChange w:id="94" w:author="Bruno Monteiro" w:date="2026-06-12T18:49:00Z" w16du:dateUtc="2026-06-12T22:49:00Z">
            <w:rPr/>
          </w:rPrChange>
        </w:rPr>
        <w:t>PRIBIŠ;</w:t>
      </w:r>
      <w:r w:rsidRPr="00950F72">
        <w:rPr>
          <w:color w:val="EE0000"/>
          <w:spacing w:val="-11"/>
          <w:rPrChange w:id="95" w:author="Bruno Monteiro" w:date="2026-06-12T18:49:00Z" w16du:dateUtc="2026-06-12T22:49:00Z">
            <w:rPr>
              <w:spacing w:val="-11"/>
            </w:rPr>
          </w:rPrChange>
        </w:rPr>
        <w:t xml:space="preserve"> </w:t>
      </w:r>
      <w:r w:rsidRPr="00950F72">
        <w:rPr>
          <w:color w:val="EE0000"/>
          <w:spacing w:val="32"/>
          <w:rPrChange w:id="96" w:author="Bruno Monteiro" w:date="2026-06-12T18:49:00Z" w16du:dateUtc="2026-06-12T22:49:00Z">
            <w:rPr>
              <w:spacing w:val="32"/>
            </w:rPr>
          </w:rPrChange>
        </w:rPr>
        <w:t>B</w:t>
      </w:r>
      <w:r w:rsidRPr="00950F72">
        <w:rPr>
          <w:color w:val="EE0000"/>
          <w:spacing w:val="31"/>
          <w:rPrChange w:id="97" w:author="Bruno Monteiro" w:date="2026-06-12T18:49:00Z" w16du:dateUtc="2026-06-12T22:49:00Z">
            <w:rPr>
              <w:spacing w:val="31"/>
            </w:rPr>
          </w:rPrChange>
        </w:rPr>
        <w:t>E</w:t>
      </w:r>
      <w:r w:rsidRPr="00950F72">
        <w:rPr>
          <w:color w:val="EE0000"/>
          <w:spacing w:val="-95"/>
          <w:rPrChange w:id="98" w:author="Bruno Monteiro" w:date="2026-06-12T18:49:00Z" w16du:dateUtc="2026-06-12T22:49:00Z">
            <w:rPr>
              <w:spacing w:val="-95"/>
            </w:rPr>
          </w:rPrChange>
        </w:rPr>
        <w:t>N</w:t>
      </w:r>
      <w:r w:rsidRPr="00950F72">
        <w:rPr>
          <w:color w:val="EE0000"/>
          <w:spacing w:val="32"/>
          <w:position w:val="5"/>
          <w:rPrChange w:id="99" w:author="Bruno Monteiro" w:date="2026-06-12T18:49:00Z" w16du:dateUtc="2026-06-12T22:49:00Z">
            <w:rPr>
              <w:spacing w:val="32"/>
              <w:position w:val="5"/>
            </w:rPr>
          </w:rPrChange>
        </w:rPr>
        <w:t>ˇ</w:t>
      </w:r>
      <w:r w:rsidRPr="00950F72">
        <w:rPr>
          <w:color w:val="EE0000"/>
          <w:spacing w:val="-15"/>
          <w:position w:val="5"/>
          <w:rPrChange w:id="100" w:author="Bruno Monteiro" w:date="2026-06-12T18:49:00Z" w16du:dateUtc="2026-06-12T22:49:00Z">
            <w:rPr>
              <w:spacing w:val="-15"/>
              <w:position w:val="5"/>
            </w:rPr>
          </w:rPrChange>
        </w:rPr>
        <w:t xml:space="preserve"> </w:t>
      </w:r>
      <w:r w:rsidRPr="00950F72">
        <w:rPr>
          <w:color w:val="EE0000"/>
          <w:rPrChange w:id="101" w:author="Bruno Monteiro" w:date="2026-06-12T18:49:00Z" w16du:dateUtc="2026-06-12T22:49:00Z">
            <w:rPr/>
          </w:rPrChange>
        </w:rPr>
        <w:t>O;</w:t>
      </w:r>
      <w:r w:rsidRPr="00950F72">
        <w:rPr>
          <w:color w:val="EE0000"/>
          <w:spacing w:val="-11"/>
          <w:rPrChange w:id="102" w:author="Bruno Monteiro" w:date="2026-06-12T18:49:00Z" w16du:dateUtc="2026-06-12T22:49:00Z">
            <w:rPr>
              <w:spacing w:val="-11"/>
            </w:rPr>
          </w:rPrChange>
        </w:rPr>
        <w:t xml:space="preserve"> </w:t>
      </w:r>
      <w:r w:rsidRPr="00950F72">
        <w:rPr>
          <w:color w:val="EE0000"/>
          <w:rPrChange w:id="103" w:author="Bruno Monteiro" w:date="2026-06-12T18:49:00Z" w16du:dateUtc="2026-06-12T22:49:00Z">
            <w:rPr/>
          </w:rPrChange>
        </w:rPr>
        <w:t>DRAHOŠ</w:t>
      </w:r>
      <w:r w:rsidRPr="00950F72">
        <w:rPr>
          <w:color w:val="EE0000"/>
          <w:rPrChange w:id="104" w:author="Bruno Monteiro" w:date="2026-06-12T18:49:00Z" w16du:dateUtc="2026-06-12T22:49:00Z">
            <w:rPr/>
          </w:rPrChange>
        </w:rPr>
        <w:fldChar w:fldCharType="end"/>
      </w:r>
      <w:r w:rsidRPr="00950F72">
        <w:rPr>
          <w:color w:val="EE0000"/>
          <w:rPrChange w:id="105" w:author="Bruno Monteiro" w:date="2026-06-12T18:49:00Z" w16du:dateUtc="2026-06-12T22:49:00Z">
            <w:rPr/>
          </w:rPrChange>
        </w:rPr>
        <w:t>,</w:t>
      </w:r>
      <w:r w:rsidRPr="00950F72">
        <w:rPr>
          <w:color w:val="EE0000"/>
          <w:spacing w:val="-11"/>
          <w:rPrChange w:id="106" w:author="Bruno Monteiro" w:date="2026-06-12T18:49:00Z" w16du:dateUtc="2026-06-12T22:49:00Z">
            <w:rPr>
              <w:spacing w:val="-11"/>
            </w:rPr>
          </w:rPrChange>
        </w:rPr>
        <w:t xml:space="preserve"> </w:t>
      </w:r>
      <w:r w:rsidRPr="00950F72">
        <w:rPr>
          <w:color w:val="EE0000"/>
          <w:rPrChange w:id="107" w:author="Bruno Monteiro" w:date="2026-06-12T18:49:00Z" w16du:dateUtc="2026-06-12T22:49:00Z">
            <w:rPr/>
          </w:rPrChange>
        </w:rPr>
        <w:fldChar w:fldCharType="begin"/>
      </w:r>
      <w:r w:rsidRPr="00950F72">
        <w:rPr>
          <w:color w:val="EE0000"/>
          <w:rPrChange w:id="108" w:author="Bruno Monteiro" w:date="2026-06-12T18:49:00Z" w16du:dateUtc="2026-06-12T22:49:00Z">
            <w:rPr/>
          </w:rPrChange>
        </w:rPr>
        <w:instrText>HYPERLINK \l "_bookmark57"</w:instrText>
      </w:r>
      <w:r w:rsidRPr="00950F72">
        <w:rPr>
          <w:color w:val="EE0000"/>
          <w:rPrChange w:id="109" w:author="Bruno Monteiro" w:date="2026-06-12T18:49:00Z" w16du:dateUtc="2026-06-12T22:49:00Z">
            <w:rPr/>
          </w:rPrChange>
        </w:rPr>
      </w:r>
      <w:r w:rsidRPr="00950F72">
        <w:rPr>
          <w:color w:val="EE0000"/>
          <w:rPrChange w:id="110" w:author="Bruno Monteiro" w:date="2026-06-12T18:49:00Z" w16du:dateUtc="2026-06-12T22:49:00Z">
            <w:rPr/>
          </w:rPrChange>
        </w:rPr>
        <w:fldChar w:fldCharType="separate"/>
      </w:r>
      <w:r w:rsidRPr="00950F72">
        <w:rPr>
          <w:color w:val="EE0000"/>
          <w:rPrChange w:id="111" w:author="Bruno Monteiro" w:date="2026-06-12T18:49:00Z" w16du:dateUtc="2026-06-12T22:49:00Z">
            <w:rPr/>
          </w:rPrChange>
        </w:rPr>
        <w:t>2021</w:t>
      </w:r>
      <w:r w:rsidRPr="00950F72">
        <w:rPr>
          <w:color w:val="EE0000"/>
          <w:rPrChange w:id="112" w:author="Bruno Monteiro" w:date="2026-06-12T18:49:00Z" w16du:dateUtc="2026-06-12T22:49:00Z">
            <w:rPr/>
          </w:rPrChange>
        </w:rPr>
        <w:fldChar w:fldCharType="end"/>
      </w:r>
      <w:r>
        <w:t>).</w:t>
      </w:r>
    </w:p>
    <w:p w14:paraId="1685BEB7" w14:textId="77777777" w:rsidR="005A1A1F" w:rsidRDefault="005A1A1F">
      <w:pPr>
        <w:pStyle w:val="Corpodetexto"/>
        <w:spacing w:before="130"/>
      </w:pPr>
    </w:p>
    <w:p w14:paraId="23F22908" w14:textId="77777777" w:rsidR="005A1A1F" w:rsidRDefault="008B10AC">
      <w:pPr>
        <w:pStyle w:val="Ttulo2"/>
        <w:numPr>
          <w:ilvl w:val="2"/>
          <w:numId w:val="2"/>
        </w:numPr>
        <w:tabs>
          <w:tab w:val="left" w:pos="857"/>
        </w:tabs>
        <w:spacing w:before="1"/>
        <w:ind w:hanging="717"/>
      </w:pPr>
      <w:bookmarkStart w:id="113" w:name="Modelo_de_Referência_RAMI_4.0"/>
      <w:bookmarkStart w:id="114" w:name="_bookmark11"/>
      <w:bookmarkEnd w:id="113"/>
      <w:bookmarkEnd w:id="114"/>
      <w:r>
        <w:t>Modelo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Referência</w:t>
      </w:r>
      <w:r>
        <w:rPr>
          <w:spacing w:val="-8"/>
        </w:rPr>
        <w:t xml:space="preserve"> </w:t>
      </w:r>
      <w:r>
        <w:t>RAMI</w:t>
      </w:r>
      <w:r>
        <w:rPr>
          <w:spacing w:val="-8"/>
        </w:rPr>
        <w:t xml:space="preserve"> </w:t>
      </w:r>
      <w:r>
        <w:rPr>
          <w:spacing w:val="-5"/>
        </w:rPr>
        <w:t>4.0</w:t>
      </w:r>
    </w:p>
    <w:p w14:paraId="1C1CD460" w14:textId="77777777" w:rsidR="005A1A1F" w:rsidRDefault="005A1A1F">
      <w:pPr>
        <w:pStyle w:val="Corpodetexto"/>
        <w:spacing w:before="164"/>
        <w:rPr>
          <w:b/>
        </w:rPr>
      </w:pPr>
    </w:p>
    <w:p w14:paraId="190C30C2" w14:textId="6911714B" w:rsidR="005A1A1F" w:rsidRDefault="008B10AC">
      <w:pPr>
        <w:pStyle w:val="Corpodetexto"/>
        <w:spacing w:before="1" w:line="312" w:lineRule="auto"/>
        <w:ind w:left="140" w:right="572" w:firstLine="850"/>
        <w:jc w:val="both"/>
      </w:pPr>
      <w:r>
        <w:t xml:space="preserve">Para organizar e padronizar o avanço e a complexidade arquitetural trazidos pela In-dústria 4.0, a Associação Alemã de Fabricantes Eletroeletrônicos (ZVEI) em conjunto com a </w:t>
      </w:r>
      <w:r>
        <w:rPr>
          <w:i/>
        </w:rPr>
        <w:t>Plattform</w:t>
      </w:r>
      <w:r>
        <w:rPr>
          <w:i/>
          <w:spacing w:val="-2"/>
        </w:rPr>
        <w:t xml:space="preserve"> </w:t>
      </w:r>
      <w:r>
        <w:rPr>
          <w:i/>
        </w:rPr>
        <w:t>Industrie</w:t>
      </w:r>
      <w:r>
        <w:rPr>
          <w:i/>
          <w:spacing w:val="-1"/>
        </w:rPr>
        <w:t xml:space="preserve"> </w:t>
      </w:r>
      <w:r>
        <w:rPr>
          <w:i/>
        </w:rPr>
        <w:t>4.0</w:t>
      </w:r>
      <w:r>
        <w:rPr>
          <w:i/>
          <w:spacing w:val="-2"/>
        </w:rPr>
        <w:t xml:space="preserve"> </w:t>
      </w:r>
      <w:r>
        <w:t>desenvolveu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Modelo</w:t>
      </w:r>
      <w:r>
        <w:rPr>
          <w:spacing w:val="-2"/>
        </w:rPr>
        <w:t xml:space="preserve"> </w:t>
      </w:r>
      <w:r>
        <w:t>Arquitetural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Referência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Indústria</w:t>
      </w:r>
      <w:r>
        <w:rPr>
          <w:spacing w:val="-1"/>
        </w:rPr>
        <w:t xml:space="preserve"> </w:t>
      </w:r>
      <w:r>
        <w:t>4.0, conhecido como RAMI 4.0 (</w:t>
      </w:r>
      <w:r>
        <w:rPr>
          <w:i/>
        </w:rPr>
        <w:t>Reference Architectural Model Industrie 4.0</w:t>
      </w:r>
      <w:r>
        <w:t>) (</w:t>
      </w:r>
      <w:r>
        <w:fldChar w:fldCharType="begin"/>
      </w:r>
      <w:r>
        <w:instrText>HYPERLINK \l "_bookmark62"</w:instrText>
      </w:r>
      <w:r>
        <w:fldChar w:fldCharType="separate"/>
      </w:r>
      <w:r>
        <w:t xml:space="preserve">ZVEI </w:t>
      </w:r>
      <w:del w:id="115" w:author="Bruno Monteiro" w:date="2026-06-12T18:23:00Z" w16du:dateUtc="2026-06-12T22:23:00Z">
        <w:r w:rsidDel="000B43F1">
          <w:delText>-</w:delText>
        </w:r>
      </w:del>
      <w:r>
        <w:t xml:space="preserve"> </w:t>
      </w:r>
      <w:del w:id="116" w:author="Bruno Monteiro" w:date="2026-06-12T18:23:00Z" w16du:dateUtc="2026-06-12T22:23:00Z">
        <w:r w:rsidDel="000B43F1">
          <w:delText>German</w:delText>
        </w:r>
      </w:del>
      <w:r>
        <w:fldChar w:fldCharType="end"/>
      </w:r>
      <w:del w:id="117" w:author="Bruno Monteiro" w:date="2026-06-12T18:23:00Z" w16du:dateUtc="2026-06-12T22:23:00Z">
        <w:r w:rsidDel="000B43F1">
          <w:delText xml:space="preserve"> </w:delText>
        </w:r>
        <w:r w:rsidDel="000B43F1">
          <w:fldChar w:fldCharType="begin"/>
        </w:r>
        <w:r w:rsidDel="000B43F1">
          <w:delInstrText>HYPERLINK \l "_bookmark62"</w:delInstrText>
        </w:r>
        <w:r w:rsidDel="000B43F1">
          <w:fldChar w:fldCharType="separate"/>
        </w:r>
        <w:r w:rsidDel="000B43F1">
          <w:delText>Electrical</w:delText>
        </w:r>
        <w:r w:rsidDel="000B43F1">
          <w:rPr>
            <w:spacing w:val="-9"/>
          </w:rPr>
          <w:delText xml:space="preserve"> </w:delText>
        </w:r>
        <w:r w:rsidDel="000B43F1">
          <w:delText>and</w:delText>
        </w:r>
        <w:r w:rsidDel="000B43F1">
          <w:rPr>
            <w:spacing w:val="-9"/>
          </w:rPr>
          <w:delText xml:space="preserve"> </w:delText>
        </w:r>
        <w:r w:rsidDel="000B43F1">
          <w:delText>Electronic</w:delText>
        </w:r>
        <w:r w:rsidDel="000B43F1">
          <w:rPr>
            <w:spacing w:val="-9"/>
          </w:rPr>
          <w:delText xml:space="preserve"> </w:delText>
        </w:r>
        <w:r w:rsidDel="000B43F1">
          <w:delText>Manufacturers’</w:delText>
        </w:r>
        <w:r w:rsidDel="000B43F1">
          <w:rPr>
            <w:spacing w:val="-9"/>
          </w:rPr>
          <w:delText xml:space="preserve"> </w:delText>
        </w:r>
        <w:r w:rsidDel="000B43F1">
          <w:delText>Association</w:delText>
        </w:r>
        <w:r w:rsidDel="000B43F1">
          <w:fldChar w:fldCharType="end"/>
        </w:r>
      </w:del>
      <w:r>
        <w:t>,</w:t>
      </w:r>
      <w:r>
        <w:rPr>
          <w:spacing w:val="-9"/>
        </w:rPr>
        <w:t xml:space="preserve"> </w:t>
      </w:r>
      <w:hyperlink w:anchor="_bookmark62" w:history="1">
        <w:r>
          <w:t>2015</w:t>
        </w:r>
      </w:hyperlink>
      <w:r>
        <w:t>). O</w:t>
      </w:r>
      <w:r>
        <w:rPr>
          <w:spacing w:val="-9"/>
        </w:rPr>
        <w:t xml:space="preserve"> </w:t>
      </w:r>
      <w:r>
        <w:t>RAMI</w:t>
      </w:r>
      <w:r>
        <w:rPr>
          <w:spacing w:val="-9"/>
        </w:rPr>
        <w:t xml:space="preserve"> </w:t>
      </w:r>
      <w:r>
        <w:t>4.0</w:t>
      </w:r>
      <w:r>
        <w:rPr>
          <w:spacing w:val="-9"/>
        </w:rPr>
        <w:t xml:space="preserve"> </w:t>
      </w:r>
      <w:r>
        <w:t>consiste</w:t>
      </w:r>
      <w:r>
        <w:rPr>
          <w:spacing w:val="-9"/>
        </w:rPr>
        <w:t xml:space="preserve"> </w:t>
      </w:r>
      <w:r>
        <w:t>em</w:t>
      </w:r>
      <w:r>
        <w:rPr>
          <w:spacing w:val="-9"/>
        </w:rPr>
        <w:t xml:space="preserve"> </w:t>
      </w:r>
      <w:r>
        <w:t>um</w:t>
      </w:r>
      <w:r>
        <w:rPr>
          <w:spacing w:val="-9"/>
        </w:rPr>
        <w:t xml:space="preserve"> </w:t>
      </w:r>
      <w:r>
        <w:t>mo-delo tridimensional que mapeia todos os aspectos cruciais de um ativo industrial, criando um espaço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coordenadas</w:t>
      </w:r>
      <w:r>
        <w:rPr>
          <w:spacing w:val="-7"/>
        </w:rPr>
        <w:t xml:space="preserve"> </w:t>
      </w:r>
      <w:r>
        <w:t>onde</w:t>
      </w:r>
      <w:r>
        <w:rPr>
          <w:spacing w:val="-7"/>
        </w:rPr>
        <w:t xml:space="preserve"> </w:t>
      </w:r>
      <w:r>
        <w:t>qualquer</w:t>
      </w:r>
      <w:r>
        <w:rPr>
          <w:spacing w:val="-8"/>
        </w:rPr>
        <w:t xml:space="preserve"> </w:t>
      </w:r>
      <w:r>
        <w:t>componente</w:t>
      </w:r>
      <w:r>
        <w:rPr>
          <w:spacing w:val="-7"/>
        </w:rPr>
        <w:t xml:space="preserve"> </w:t>
      </w:r>
      <w:r>
        <w:t>pode</w:t>
      </w:r>
      <w:r>
        <w:rPr>
          <w:spacing w:val="-7"/>
        </w:rPr>
        <w:t xml:space="preserve"> </w:t>
      </w:r>
      <w:r>
        <w:t>ser</w:t>
      </w:r>
      <w:r>
        <w:rPr>
          <w:spacing w:val="-7"/>
        </w:rPr>
        <w:t xml:space="preserve"> </w:t>
      </w:r>
      <w:r>
        <w:t>classificado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descrito</w:t>
      </w:r>
      <w:r>
        <w:rPr>
          <w:spacing w:val="-7"/>
        </w:rPr>
        <w:t xml:space="preserve"> </w:t>
      </w:r>
      <w:r>
        <w:t>sistematica-mente (</w:t>
      </w:r>
      <w:hyperlink w:anchor="_bookmark56" w:history="1">
        <w:r w:rsidR="00A3034A">
          <w:t>P</w:t>
        </w:r>
        <w:r w:rsidR="00102ECC">
          <w:t>lattform</w:t>
        </w:r>
        <w:r>
          <w:t xml:space="preserve"> </w:t>
        </w:r>
        <w:r w:rsidR="00A3034A">
          <w:t>I</w:t>
        </w:r>
        <w:r w:rsidR="00102ECC">
          <w:t>ndustrie</w:t>
        </w:r>
        <w:r>
          <w:t xml:space="preserve"> 4.0</w:t>
        </w:r>
      </w:hyperlink>
      <w:r>
        <w:t xml:space="preserve">, </w:t>
      </w:r>
      <w:hyperlink w:anchor="_bookmark56" w:history="1">
        <w:r>
          <w:t>2016</w:t>
        </w:r>
      </w:hyperlink>
      <w:r>
        <w:t>).</w:t>
      </w:r>
    </w:p>
    <w:p w14:paraId="03B739B4" w14:textId="77777777" w:rsidR="005A1A1F" w:rsidRDefault="008B10AC">
      <w:pPr>
        <w:pStyle w:val="Corpodetexto"/>
        <w:spacing w:before="111" w:line="312" w:lineRule="auto"/>
        <w:ind w:left="140" w:right="572" w:firstLine="850"/>
        <w:jc w:val="both"/>
      </w:pPr>
      <w:r>
        <w:t>O modelo é dividido em três eixos principais: o Eixo da Hierarquia, que classifica os ativos desde o produto e componentes de baixo nível (</w:t>
      </w:r>
      <w:r>
        <w:rPr>
          <w:i/>
        </w:rPr>
        <w:t>field devices</w:t>
      </w:r>
      <w:r>
        <w:t>) até o mundo conectado;</w:t>
      </w:r>
      <w:r>
        <w:rPr>
          <w:spacing w:val="80"/>
          <w:w w:val="150"/>
        </w:rPr>
        <w:t xml:space="preserve"> </w:t>
      </w:r>
      <w:r>
        <w:t>o Eixo do Ciclo de Vida e Cadeia de Valor, que acompanha o ativo desde o seu desenvolvi-mento até a manutenção e descarte; e o Eixo de Camadas Arquiteturais (</w:t>
      </w:r>
      <w:r>
        <w:rPr>
          <w:i/>
        </w:rPr>
        <w:t>Architecture Layers</w:t>
      </w:r>
      <w:r>
        <w:t>), composto</w:t>
      </w:r>
      <w:r>
        <w:rPr>
          <w:spacing w:val="-11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seis</w:t>
      </w:r>
      <w:r>
        <w:rPr>
          <w:spacing w:val="-10"/>
        </w:rPr>
        <w:t xml:space="preserve"> </w:t>
      </w:r>
      <w:r>
        <w:t>divisões</w:t>
      </w:r>
      <w:r>
        <w:rPr>
          <w:spacing w:val="-11"/>
        </w:rPr>
        <w:t xml:space="preserve"> </w:t>
      </w:r>
      <w:r>
        <w:t>(Negócios,</w:t>
      </w:r>
      <w:r>
        <w:rPr>
          <w:spacing w:val="-10"/>
        </w:rPr>
        <w:t xml:space="preserve"> </w:t>
      </w:r>
      <w:r>
        <w:t>Funcional,</w:t>
      </w:r>
      <w:r>
        <w:rPr>
          <w:spacing w:val="-11"/>
        </w:rPr>
        <w:t xml:space="preserve"> </w:t>
      </w:r>
      <w:r>
        <w:t>Informação,</w:t>
      </w:r>
      <w:r>
        <w:rPr>
          <w:spacing w:val="-10"/>
        </w:rPr>
        <w:t xml:space="preserve"> </w:t>
      </w:r>
      <w:r>
        <w:t>Comunicação,</w:t>
      </w:r>
      <w:r>
        <w:rPr>
          <w:spacing w:val="-11"/>
        </w:rPr>
        <w:t xml:space="preserve"> </w:t>
      </w:r>
      <w:r>
        <w:t>Integração</w:t>
      </w:r>
      <w:r>
        <w:rPr>
          <w:spacing w:val="-10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rPr>
          <w:spacing w:val="-4"/>
        </w:rPr>
        <w:t>Ati-</w:t>
      </w:r>
    </w:p>
    <w:p w14:paraId="272D5CD9" w14:textId="77777777" w:rsidR="005A1A1F" w:rsidRDefault="005A1A1F">
      <w:pPr>
        <w:pStyle w:val="Corpodetexto"/>
        <w:spacing w:line="312" w:lineRule="auto"/>
        <w:jc w:val="both"/>
        <w:sectPr w:rsidR="005A1A1F">
          <w:pgSz w:w="11910" w:h="16840"/>
          <w:pgMar w:top="1560" w:right="566" w:bottom="280" w:left="1559" w:header="1034" w:footer="0" w:gutter="0"/>
          <w:cols w:space="720"/>
        </w:sectPr>
      </w:pPr>
    </w:p>
    <w:p w14:paraId="124FBBFD" w14:textId="77777777" w:rsidR="005A1A1F" w:rsidRDefault="008B10AC">
      <w:pPr>
        <w:pStyle w:val="Corpodetexto"/>
        <w:spacing w:before="138"/>
        <w:ind w:left="161" w:right="593"/>
        <w:jc w:val="center"/>
      </w:pPr>
      <w:commentRangeStart w:id="118"/>
      <w:r>
        <w:lastRenderedPageBreak/>
        <w:t>Figura</w:t>
      </w:r>
      <w:r>
        <w:rPr>
          <w:spacing w:val="-8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bookmarkStart w:id="119" w:name="_bookmark12"/>
      <w:bookmarkEnd w:id="119"/>
      <w:r>
        <w:t>Representação</w:t>
      </w:r>
      <w:r>
        <w:rPr>
          <w:spacing w:val="-8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Modelo</w:t>
      </w:r>
      <w:r>
        <w:rPr>
          <w:spacing w:val="-7"/>
        </w:rPr>
        <w:t xml:space="preserve"> </w:t>
      </w:r>
      <w:r>
        <w:t>Arquitetural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Referência</w:t>
      </w:r>
      <w:r>
        <w:rPr>
          <w:spacing w:val="-7"/>
        </w:rPr>
        <w:t xml:space="preserve"> </w:t>
      </w:r>
      <w:r>
        <w:t>RAMI</w:t>
      </w:r>
      <w:r>
        <w:rPr>
          <w:spacing w:val="-8"/>
        </w:rPr>
        <w:t xml:space="preserve"> </w:t>
      </w:r>
      <w:r>
        <w:rPr>
          <w:spacing w:val="-5"/>
        </w:rPr>
        <w:t>4.0</w:t>
      </w:r>
      <w:commentRangeEnd w:id="118"/>
      <w:r w:rsidR="00A1190B">
        <w:rPr>
          <w:rStyle w:val="Refdecomentrio"/>
          <w:sz w:val="24"/>
          <w:szCs w:val="24"/>
        </w:rPr>
        <w:commentReference w:id="118"/>
      </w:r>
    </w:p>
    <w:p w14:paraId="17EB9382" w14:textId="77777777" w:rsidR="005A1A1F" w:rsidRDefault="008B10AC">
      <w:pPr>
        <w:pStyle w:val="Corpodetexto"/>
        <w:spacing w:before="1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3916F37" wp14:editId="1D644369">
            <wp:simplePos x="0" y="0"/>
            <wp:positionH relativeFrom="page">
              <wp:posOffset>1510639</wp:posOffset>
            </wp:positionH>
            <wp:positionV relativeFrom="paragraph">
              <wp:posOffset>232871</wp:posOffset>
            </wp:positionV>
            <wp:extent cx="4864607" cy="311238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4607" cy="3112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86975A" w14:textId="77777777" w:rsidR="005A1A1F" w:rsidRDefault="005A1A1F">
      <w:pPr>
        <w:pStyle w:val="Corpodetexto"/>
        <w:spacing w:before="5"/>
      </w:pPr>
    </w:p>
    <w:p w14:paraId="1D692938" w14:textId="77777777" w:rsidR="005A1A1F" w:rsidRDefault="008B10AC">
      <w:pPr>
        <w:ind w:left="161" w:right="593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8"/>
          <w:sz w:val="20"/>
        </w:rPr>
        <w:t xml:space="preserve"> </w:t>
      </w:r>
      <w:r>
        <w:rPr>
          <w:sz w:val="20"/>
        </w:rPr>
        <w:t>Adaptado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hyperlink w:anchor="_bookmark58" w:history="1">
        <w:r>
          <w:rPr>
            <w:sz w:val="20"/>
          </w:rPr>
          <w:t>Standardization</w:t>
        </w:r>
        <w:r>
          <w:rPr>
            <w:spacing w:val="-8"/>
            <w:sz w:val="20"/>
          </w:rPr>
          <w:t xml:space="preserve"> </w:t>
        </w:r>
        <w:r>
          <w:rPr>
            <w:sz w:val="20"/>
          </w:rPr>
          <w:t>Council</w:t>
        </w:r>
        <w:r>
          <w:rPr>
            <w:spacing w:val="-8"/>
            <w:sz w:val="20"/>
          </w:rPr>
          <w:t xml:space="preserve"> </w:t>
        </w:r>
        <w:r>
          <w:rPr>
            <w:sz w:val="20"/>
          </w:rPr>
          <w:t>Industrie</w:t>
        </w:r>
        <w:r>
          <w:rPr>
            <w:spacing w:val="-7"/>
            <w:sz w:val="20"/>
          </w:rPr>
          <w:t xml:space="preserve"> </w:t>
        </w:r>
        <w:r>
          <w:rPr>
            <w:sz w:val="20"/>
          </w:rPr>
          <w:t>4.0</w:t>
        </w:r>
      </w:hyperlink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(</w:t>
      </w:r>
      <w:hyperlink w:anchor="_bookmark58" w:history="1">
        <w:r>
          <w:rPr>
            <w:spacing w:val="-2"/>
            <w:sz w:val="20"/>
          </w:rPr>
          <w:t>2026</w:t>
        </w:r>
      </w:hyperlink>
      <w:r>
        <w:rPr>
          <w:spacing w:val="-2"/>
          <w:sz w:val="20"/>
        </w:rPr>
        <w:t>).</w:t>
      </w:r>
    </w:p>
    <w:p w14:paraId="665F14CB" w14:textId="77777777" w:rsidR="005A1A1F" w:rsidRDefault="005A1A1F">
      <w:pPr>
        <w:pStyle w:val="Corpodetexto"/>
        <w:rPr>
          <w:sz w:val="20"/>
        </w:rPr>
      </w:pPr>
    </w:p>
    <w:p w14:paraId="68ADAC93" w14:textId="77777777" w:rsidR="005A1A1F" w:rsidRDefault="005A1A1F">
      <w:pPr>
        <w:pStyle w:val="Corpodetexto"/>
        <w:spacing w:before="97"/>
        <w:rPr>
          <w:sz w:val="20"/>
        </w:rPr>
      </w:pPr>
    </w:p>
    <w:p w14:paraId="69C274C4" w14:textId="5B106132" w:rsidR="005A1A1F" w:rsidRDefault="008B10AC">
      <w:pPr>
        <w:pStyle w:val="Corpodetexto"/>
        <w:spacing w:before="1" w:line="312" w:lineRule="auto"/>
        <w:ind w:left="140" w:right="572"/>
        <w:jc w:val="both"/>
      </w:pPr>
      <w:r>
        <w:t>vos) (</w:t>
      </w:r>
      <w:hyperlink w:anchor="_bookmark56" w:history="1">
        <w:r w:rsidR="00D065B2">
          <w:t>P</w:t>
        </w:r>
        <w:r w:rsidR="004741A8">
          <w:t>lattform</w:t>
        </w:r>
        <w:r>
          <w:t xml:space="preserve"> </w:t>
        </w:r>
        <w:r w:rsidR="00D065B2">
          <w:t>I</w:t>
        </w:r>
        <w:r w:rsidR="004741A8">
          <w:t>ndustrie</w:t>
        </w:r>
        <w:r w:rsidR="00D065B2">
          <w:t xml:space="preserve"> 4.0</w:t>
        </w:r>
      </w:hyperlink>
      <w:r>
        <w:t xml:space="preserve">, </w:t>
      </w:r>
      <w:hyperlink w:anchor="_bookmark56" w:history="1">
        <w:r>
          <w:t>2016</w:t>
        </w:r>
      </w:hyperlink>
      <w:r>
        <w:t xml:space="preserve">; </w:t>
      </w:r>
      <w:hyperlink w:anchor="_bookmark62" w:history="1">
        <w:r>
          <w:t>ZVEI - German Electrical and Electronic Manufacturers’</w:t>
        </w:r>
      </w:hyperlink>
      <w:r>
        <w:t xml:space="preserve"> </w:t>
      </w:r>
      <w:hyperlink w:anchor="_bookmark62" w:history="1">
        <w:r>
          <w:t>Association</w:t>
        </w:r>
      </w:hyperlink>
      <w:r>
        <w:t xml:space="preserve">, </w:t>
      </w:r>
      <w:hyperlink w:anchor="_bookmark62" w:history="1">
        <w:r>
          <w:t>2015</w:t>
        </w:r>
      </w:hyperlink>
      <w:r>
        <w:t>).</w:t>
      </w:r>
    </w:p>
    <w:p w14:paraId="64067C96" w14:textId="33B17EBF" w:rsidR="005A1A1F" w:rsidRDefault="008B10AC">
      <w:pPr>
        <w:pStyle w:val="Corpodetexto"/>
        <w:spacing w:before="29" w:line="360" w:lineRule="atLeast"/>
        <w:ind w:left="140" w:right="572" w:firstLine="850"/>
        <w:jc w:val="both"/>
      </w:pPr>
      <w:r>
        <w:rPr>
          <w:spacing w:val="-2"/>
        </w:rPr>
        <w:t>Para</w:t>
      </w:r>
      <w:r>
        <w:rPr>
          <w:spacing w:val="-6"/>
        </w:rPr>
        <w:t xml:space="preserve"> </w:t>
      </w:r>
      <w:r>
        <w:rPr>
          <w:spacing w:val="-2"/>
        </w:rPr>
        <w:t>que</w:t>
      </w:r>
      <w:r>
        <w:rPr>
          <w:spacing w:val="-6"/>
        </w:rPr>
        <w:t xml:space="preserve"> </w:t>
      </w:r>
      <w:r>
        <w:rPr>
          <w:spacing w:val="-2"/>
        </w:rPr>
        <w:t>um</w:t>
      </w:r>
      <w:r>
        <w:rPr>
          <w:spacing w:val="-6"/>
        </w:rPr>
        <w:t xml:space="preserve"> </w:t>
      </w:r>
      <w:r>
        <w:rPr>
          <w:spacing w:val="-2"/>
        </w:rPr>
        <w:t>ativo</w:t>
      </w:r>
      <w:r>
        <w:rPr>
          <w:spacing w:val="-6"/>
        </w:rPr>
        <w:t xml:space="preserve"> </w:t>
      </w:r>
      <w:r>
        <w:rPr>
          <w:spacing w:val="-2"/>
        </w:rPr>
        <w:t>físico</w:t>
      </w:r>
      <w:r>
        <w:rPr>
          <w:spacing w:val="-6"/>
        </w:rPr>
        <w:t xml:space="preserve"> </w:t>
      </w:r>
      <w:r>
        <w:rPr>
          <w:spacing w:val="-2"/>
        </w:rPr>
        <w:t>(como</w:t>
      </w:r>
      <w:r>
        <w:rPr>
          <w:spacing w:val="-6"/>
        </w:rPr>
        <w:t xml:space="preserve"> </w:t>
      </w:r>
      <w:r>
        <w:rPr>
          <w:spacing w:val="-2"/>
        </w:rPr>
        <w:t>um</w:t>
      </w:r>
      <w:r>
        <w:rPr>
          <w:spacing w:val="-6"/>
        </w:rPr>
        <w:t xml:space="preserve"> </w:t>
      </w:r>
      <w:r>
        <w:rPr>
          <w:spacing w:val="-2"/>
        </w:rPr>
        <w:t>microcontrolador</w:t>
      </w:r>
      <w:r>
        <w:rPr>
          <w:spacing w:val="-6"/>
        </w:rPr>
        <w:t xml:space="preserve"> </w:t>
      </w:r>
      <w:r>
        <w:rPr>
          <w:spacing w:val="-2"/>
        </w:rPr>
        <w:t>ou</w:t>
      </w:r>
      <w:r>
        <w:rPr>
          <w:spacing w:val="-6"/>
        </w:rPr>
        <w:t xml:space="preserve"> </w:t>
      </w:r>
      <w:r>
        <w:rPr>
          <w:spacing w:val="-2"/>
        </w:rPr>
        <w:t>sensor)</w:t>
      </w:r>
      <w:r>
        <w:rPr>
          <w:spacing w:val="-6"/>
        </w:rPr>
        <w:t xml:space="preserve"> </w:t>
      </w:r>
      <w:r>
        <w:rPr>
          <w:spacing w:val="-2"/>
        </w:rPr>
        <w:t>seja</w:t>
      </w:r>
      <w:r>
        <w:rPr>
          <w:spacing w:val="-6"/>
        </w:rPr>
        <w:t xml:space="preserve"> </w:t>
      </w:r>
      <w:r>
        <w:rPr>
          <w:spacing w:val="-2"/>
        </w:rPr>
        <w:t>oficialmente</w:t>
      </w:r>
      <w:r>
        <w:rPr>
          <w:spacing w:val="-6"/>
        </w:rPr>
        <w:t xml:space="preserve"> </w:t>
      </w:r>
      <w:r>
        <w:rPr>
          <w:spacing w:val="-2"/>
        </w:rPr>
        <w:t>reco-</w:t>
      </w:r>
      <w:r>
        <w:t>nhecido</w:t>
      </w:r>
      <w:r>
        <w:rPr>
          <w:spacing w:val="-8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um</w:t>
      </w:r>
      <w:r>
        <w:rPr>
          <w:spacing w:val="-8"/>
        </w:rPr>
        <w:t xml:space="preserve"> </w:t>
      </w:r>
      <w:r>
        <w:t>Componente</w:t>
      </w:r>
      <w:r>
        <w:rPr>
          <w:spacing w:val="-8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Indústria</w:t>
      </w:r>
      <w:r>
        <w:rPr>
          <w:spacing w:val="-8"/>
        </w:rPr>
        <w:t xml:space="preserve"> </w:t>
      </w:r>
      <w:r>
        <w:t>4.0</w:t>
      </w:r>
      <w:r>
        <w:rPr>
          <w:spacing w:val="-8"/>
        </w:rPr>
        <w:t xml:space="preserve"> </w:t>
      </w:r>
      <w:r>
        <w:t>dentro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RAMI</w:t>
      </w:r>
      <w:r>
        <w:rPr>
          <w:spacing w:val="-8"/>
        </w:rPr>
        <w:t xml:space="preserve"> </w:t>
      </w:r>
      <w:r>
        <w:t>4.0,</w:t>
      </w:r>
      <w:r>
        <w:rPr>
          <w:spacing w:val="-7"/>
        </w:rPr>
        <w:t xml:space="preserve"> </w:t>
      </w:r>
      <w:r>
        <w:t>é</w:t>
      </w:r>
      <w:r>
        <w:rPr>
          <w:spacing w:val="-8"/>
        </w:rPr>
        <w:t xml:space="preserve"> </w:t>
      </w:r>
      <w:r>
        <w:t>mandatório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ele</w:t>
      </w:r>
      <w:r>
        <w:rPr>
          <w:spacing w:val="-8"/>
        </w:rPr>
        <w:t xml:space="preserve"> </w:t>
      </w:r>
      <w:r>
        <w:t>seja encapsulado</w:t>
      </w:r>
      <w:r>
        <w:rPr>
          <w:spacing w:val="-9"/>
        </w:rPr>
        <w:t xml:space="preserve"> </w:t>
      </w:r>
      <w:r>
        <w:t>por uma camada lógica de informações conhecida como AAS (</w:t>
      </w:r>
      <w:commentRangeStart w:id="120"/>
      <w:r>
        <w:fldChar w:fldCharType="begin"/>
      </w:r>
      <w:r>
        <w:instrText>HYPERLINK \l "_bookmark57"</w:instrText>
      </w:r>
      <w:r>
        <w:fldChar w:fldCharType="separate"/>
      </w:r>
      <w:r>
        <w:t xml:space="preserve">PRIBIŠ; </w:t>
      </w:r>
      <w:r>
        <w:rPr>
          <w:spacing w:val="32"/>
        </w:rPr>
        <w:t>B</w:t>
      </w:r>
      <w:r>
        <w:rPr>
          <w:spacing w:val="31"/>
        </w:rPr>
        <w:t>E</w:t>
      </w:r>
      <w:r>
        <w:rPr>
          <w:spacing w:val="-95"/>
        </w:rPr>
        <w:t>N</w:t>
      </w:r>
      <w:r>
        <w:rPr>
          <w:spacing w:val="32"/>
          <w:position w:val="5"/>
        </w:rPr>
        <w:t>ˇ</w:t>
      </w:r>
      <w:r>
        <w:rPr>
          <w:spacing w:val="-15"/>
          <w:position w:val="5"/>
        </w:rPr>
        <w:t xml:space="preserve"> </w:t>
      </w:r>
      <w:r>
        <w:t>O;</w:t>
      </w:r>
      <w:r>
        <w:fldChar w:fldCharType="end"/>
      </w:r>
      <w:r>
        <w:t xml:space="preserve"> </w:t>
      </w:r>
      <w:hyperlink w:anchor="_bookmark57" w:history="1">
        <w:r>
          <w:t>DRAHOŠ</w:t>
        </w:r>
      </w:hyperlink>
      <w:r>
        <w:t xml:space="preserve">, </w:t>
      </w:r>
      <w:hyperlink w:anchor="_bookmark57" w:history="1">
        <w:r>
          <w:t>2021</w:t>
        </w:r>
      </w:hyperlink>
      <w:commentRangeEnd w:id="120"/>
      <w:r w:rsidR="00494A3D">
        <w:rPr>
          <w:rStyle w:val="Refdecomentrio"/>
          <w:sz w:val="24"/>
          <w:szCs w:val="24"/>
        </w:rPr>
        <w:commentReference w:id="120"/>
      </w:r>
      <w:r>
        <w:t>).</w:t>
      </w:r>
      <w:r>
        <w:rPr>
          <w:spacing w:val="40"/>
        </w:rPr>
        <w:t xml:space="preserve"> </w:t>
      </w:r>
      <w:r>
        <w:t>O AAS preenche as exigências das camadas superiores de Informação e Integração do RAMI 4.0, viabilizando a interoperabilidade universal exigida na manufatura avançada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fornecendo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pano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fundo</w:t>
      </w:r>
      <w:r>
        <w:rPr>
          <w:spacing w:val="-1"/>
        </w:rPr>
        <w:t xml:space="preserve"> </w:t>
      </w:r>
      <w:r>
        <w:t>ideal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implantação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gêmeos</w:t>
      </w:r>
      <w:r>
        <w:rPr>
          <w:spacing w:val="-1"/>
        </w:rPr>
        <w:t xml:space="preserve"> </w:t>
      </w:r>
      <w:r>
        <w:t>digitais</w:t>
      </w:r>
      <w:r>
        <w:rPr>
          <w:spacing w:val="-1"/>
        </w:rPr>
        <w:t xml:space="preserve"> </w:t>
      </w:r>
      <w:r>
        <w:t>(</w:t>
      </w:r>
      <w:hyperlink w:anchor="_bookmark54" w:history="1">
        <w:r w:rsidR="00494A3D">
          <w:t>olaya</w:t>
        </w:r>
      </w:hyperlink>
      <w:r w:rsidR="00494A3D">
        <w:t xml:space="preserve"> </w:t>
      </w:r>
      <w:hyperlink w:anchor="_bookmark54" w:history="1">
        <w:r>
          <w:t>et al.</w:t>
        </w:r>
      </w:hyperlink>
      <w:r>
        <w:t xml:space="preserve">, </w:t>
      </w:r>
      <w:hyperlink w:anchor="_bookmark54" w:history="1">
        <w:r>
          <w:t>2025</w:t>
        </w:r>
      </w:hyperlink>
      <w:r>
        <w:t>).</w:t>
      </w:r>
    </w:p>
    <w:p w14:paraId="67E66A38" w14:textId="77777777" w:rsidR="005A1A1F" w:rsidRDefault="005A1A1F">
      <w:pPr>
        <w:pStyle w:val="Corpodetexto"/>
        <w:spacing w:before="158"/>
      </w:pPr>
    </w:p>
    <w:p w14:paraId="0D85DD7C" w14:textId="77777777" w:rsidR="005A1A1F" w:rsidRDefault="008B10AC">
      <w:pPr>
        <w:pStyle w:val="PargrafodaLista"/>
        <w:numPr>
          <w:ilvl w:val="1"/>
          <w:numId w:val="2"/>
        </w:numPr>
        <w:tabs>
          <w:tab w:val="left" w:pos="677"/>
        </w:tabs>
        <w:ind w:left="677" w:hanging="537"/>
        <w:rPr>
          <w:b/>
          <w:i/>
          <w:sz w:val="24"/>
        </w:rPr>
      </w:pPr>
      <w:bookmarkStart w:id="121" w:name="Gêmeos_Digitais_e_Asset_Administration_S"/>
      <w:bookmarkStart w:id="122" w:name="_bookmark13"/>
      <w:bookmarkEnd w:id="121"/>
      <w:bookmarkEnd w:id="122"/>
      <w:r>
        <w:rPr>
          <w:b/>
          <w:sz w:val="24"/>
        </w:rPr>
        <w:t>Gêmeos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Digitais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9"/>
          <w:sz w:val="24"/>
        </w:rPr>
        <w:t xml:space="preserve"> </w:t>
      </w:r>
      <w:r>
        <w:rPr>
          <w:b/>
          <w:i/>
          <w:sz w:val="24"/>
        </w:rPr>
        <w:t>Asset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Administration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pacing w:val="-2"/>
          <w:sz w:val="24"/>
        </w:rPr>
        <w:t>Shell</w:t>
      </w:r>
    </w:p>
    <w:p w14:paraId="638E8A2E" w14:textId="77777777" w:rsidR="005A1A1F" w:rsidRDefault="005A1A1F">
      <w:pPr>
        <w:pStyle w:val="Corpodetexto"/>
        <w:spacing w:before="165"/>
        <w:rPr>
          <w:b/>
          <w:i/>
        </w:rPr>
      </w:pPr>
    </w:p>
    <w:p w14:paraId="6E57E006" w14:textId="77777777" w:rsidR="005A1A1F" w:rsidRDefault="008B10AC">
      <w:pPr>
        <w:pStyle w:val="Ttulo2"/>
        <w:numPr>
          <w:ilvl w:val="2"/>
          <w:numId w:val="2"/>
        </w:numPr>
        <w:tabs>
          <w:tab w:val="left" w:pos="857"/>
        </w:tabs>
        <w:ind w:hanging="717"/>
      </w:pPr>
      <w:bookmarkStart w:id="123" w:name="O_Conceito_de_Gêmeos_Digitais"/>
      <w:bookmarkStart w:id="124" w:name="_bookmark14"/>
      <w:bookmarkEnd w:id="123"/>
      <w:bookmarkEnd w:id="124"/>
      <w:r>
        <w:t>O</w:t>
      </w:r>
      <w:r>
        <w:rPr>
          <w:spacing w:val="-7"/>
        </w:rPr>
        <w:t xml:space="preserve"> </w:t>
      </w:r>
      <w:r>
        <w:t>Conceito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Gêmeos</w:t>
      </w:r>
      <w:r>
        <w:rPr>
          <w:spacing w:val="-6"/>
        </w:rPr>
        <w:t xml:space="preserve"> </w:t>
      </w:r>
      <w:r>
        <w:rPr>
          <w:spacing w:val="-2"/>
        </w:rPr>
        <w:t>Digitais</w:t>
      </w:r>
    </w:p>
    <w:p w14:paraId="3C3A33CD" w14:textId="77777777" w:rsidR="005A1A1F" w:rsidRDefault="005A1A1F">
      <w:pPr>
        <w:pStyle w:val="Corpodetexto"/>
        <w:spacing w:before="165"/>
        <w:rPr>
          <w:b/>
        </w:rPr>
      </w:pPr>
    </w:p>
    <w:p w14:paraId="1FE20F6C" w14:textId="750F741C" w:rsidR="005A1A1F" w:rsidRDefault="008B10AC">
      <w:pPr>
        <w:pStyle w:val="Corpodetexto"/>
        <w:spacing w:line="312" w:lineRule="auto"/>
        <w:ind w:left="140" w:right="572" w:firstLine="850"/>
        <w:jc w:val="both"/>
      </w:pPr>
      <w:r>
        <w:t>O</w:t>
      </w:r>
      <w:r>
        <w:rPr>
          <w:spacing w:val="-11"/>
        </w:rPr>
        <w:t xml:space="preserve"> </w:t>
      </w:r>
      <w:r>
        <w:t>Gêmeo</w:t>
      </w:r>
      <w:r>
        <w:rPr>
          <w:spacing w:val="-11"/>
        </w:rPr>
        <w:t xml:space="preserve"> </w:t>
      </w:r>
      <w:r>
        <w:t>Digital</w:t>
      </w:r>
      <w:r>
        <w:rPr>
          <w:spacing w:val="-11"/>
        </w:rPr>
        <w:t xml:space="preserve"> </w:t>
      </w:r>
      <w:r>
        <w:t>(</w:t>
      </w:r>
      <w:r>
        <w:rPr>
          <w:i/>
        </w:rPr>
        <w:t>Digital</w:t>
      </w:r>
      <w:r>
        <w:rPr>
          <w:i/>
          <w:spacing w:val="-11"/>
        </w:rPr>
        <w:t xml:space="preserve"> </w:t>
      </w:r>
      <w:r>
        <w:rPr>
          <w:i/>
        </w:rPr>
        <w:t>Twin</w:t>
      </w:r>
      <w:r>
        <w:t>)</w:t>
      </w:r>
      <w:r>
        <w:rPr>
          <w:spacing w:val="-11"/>
        </w:rPr>
        <w:t xml:space="preserve"> </w:t>
      </w:r>
      <w:r>
        <w:t>é</w:t>
      </w:r>
      <w:r>
        <w:rPr>
          <w:spacing w:val="-11"/>
        </w:rPr>
        <w:t xml:space="preserve"> </w:t>
      </w:r>
      <w:r>
        <w:t>conceituado</w:t>
      </w:r>
      <w:r>
        <w:rPr>
          <w:spacing w:val="-11"/>
        </w:rPr>
        <w:t xml:space="preserve"> </w:t>
      </w:r>
      <w:r>
        <w:t>como</w:t>
      </w:r>
      <w:r>
        <w:rPr>
          <w:spacing w:val="-11"/>
        </w:rPr>
        <w:t xml:space="preserve"> </w:t>
      </w:r>
      <w:r>
        <w:t>uma</w:t>
      </w:r>
      <w:r>
        <w:rPr>
          <w:spacing w:val="-11"/>
        </w:rPr>
        <w:t xml:space="preserve"> </w:t>
      </w:r>
      <w:r>
        <w:t>representação</w:t>
      </w:r>
      <w:r>
        <w:rPr>
          <w:spacing w:val="-11"/>
        </w:rPr>
        <w:t xml:space="preserve"> </w:t>
      </w:r>
      <w:r>
        <w:t>virtual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alta fidelidade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um</w:t>
      </w:r>
      <w:r>
        <w:rPr>
          <w:spacing w:val="-14"/>
        </w:rPr>
        <w:t xml:space="preserve"> </w:t>
      </w:r>
      <w:r>
        <w:t>ativo,</w:t>
      </w:r>
      <w:r>
        <w:rPr>
          <w:spacing w:val="-13"/>
        </w:rPr>
        <w:t xml:space="preserve"> </w:t>
      </w:r>
      <w:r>
        <w:t>sistema</w:t>
      </w:r>
      <w:r>
        <w:rPr>
          <w:spacing w:val="-14"/>
        </w:rPr>
        <w:t xml:space="preserve"> </w:t>
      </w:r>
      <w:r>
        <w:t>ou</w:t>
      </w:r>
      <w:r>
        <w:rPr>
          <w:spacing w:val="-15"/>
        </w:rPr>
        <w:t xml:space="preserve"> </w:t>
      </w:r>
      <w:r>
        <w:t>processo</w:t>
      </w:r>
      <w:r>
        <w:rPr>
          <w:spacing w:val="-15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>mundo</w:t>
      </w:r>
      <w:r>
        <w:rPr>
          <w:spacing w:val="-15"/>
        </w:rPr>
        <w:t xml:space="preserve"> </w:t>
      </w:r>
      <w:r>
        <w:t>real.</w:t>
      </w:r>
      <w:r>
        <w:rPr>
          <w:spacing w:val="3"/>
        </w:rPr>
        <w:t xml:space="preserve"> </w:t>
      </w:r>
      <w:r>
        <w:t>Na</w:t>
      </w:r>
      <w:r>
        <w:rPr>
          <w:spacing w:val="-14"/>
        </w:rPr>
        <w:t xml:space="preserve"> </w:t>
      </w:r>
      <w:r>
        <w:t>Indústria</w:t>
      </w:r>
      <w:r>
        <w:rPr>
          <w:spacing w:val="-15"/>
        </w:rPr>
        <w:t xml:space="preserve"> </w:t>
      </w:r>
      <w:r>
        <w:t>4.0,</w:t>
      </w:r>
      <w:r>
        <w:rPr>
          <w:spacing w:val="-13"/>
        </w:rPr>
        <w:t xml:space="preserve"> </w:t>
      </w:r>
      <w:r>
        <w:t>essa</w:t>
      </w:r>
      <w:r>
        <w:rPr>
          <w:spacing w:val="-15"/>
        </w:rPr>
        <w:t xml:space="preserve"> </w:t>
      </w:r>
      <w:r>
        <w:t>representação digital transcende a simples modelagem estática, operando como um canal bidirecional que conecta atributos físicos e dados em tempo real com seu equivalente cibernético (</w:t>
      </w:r>
      <w:hyperlink w:anchor="_bookmark51" w:history="1">
        <w:r w:rsidR="007416D5">
          <w:t>I</w:t>
        </w:r>
        <w:r w:rsidR="00494A3D">
          <w:t>ndustrial</w:t>
        </w:r>
      </w:hyperlink>
      <w:r w:rsidR="007416D5">
        <w:t xml:space="preserve"> </w:t>
      </w:r>
      <w:r>
        <w:fldChar w:fldCharType="begin"/>
      </w:r>
      <w:r>
        <w:instrText>HYPERLINK \l "_bookmark51"</w:instrText>
      </w:r>
      <w:r>
        <w:fldChar w:fldCharType="separate"/>
      </w:r>
      <w:r w:rsidR="007416D5">
        <w:t>I</w:t>
      </w:r>
      <w:r w:rsidR="00EF3558">
        <w:t>nternet</w:t>
      </w:r>
      <w:r w:rsidR="007416D5">
        <w:t xml:space="preserve"> C</w:t>
      </w:r>
      <w:r w:rsidR="00EF3558">
        <w:t>onsortium</w:t>
      </w:r>
      <w:ins w:id="125" w:author="Bruno Monteiro" w:date="2026-06-12T18:27:00Z" w16du:dateUtc="2026-06-12T22:27:00Z">
        <w:r w:rsidR="006D2E19">
          <w:t>, 2020</w:t>
        </w:r>
      </w:ins>
      <w:r w:rsidR="007416D5">
        <w:t>;</w:t>
      </w:r>
      <w:r w:rsidR="007416D5">
        <w:rPr>
          <w:spacing w:val="40"/>
        </w:rPr>
        <w:t xml:space="preserve"> </w:t>
      </w:r>
      <w:r w:rsidR="007416D5">
        <w:t>P</w:t>
      </w:r>
      <w:r w:rsidR="00EF3558">
        <w:t>lattform</w:t>
      </w:r>
      <w:r w:rsidR="007416D5">
        <w:t xml:space="preserve"> I</w:t>
      </w:r>
      <w:r w:rsidR="00EF3558">
        <w:t>ndustrie</w:t>
      </w:r>
      <w:r w:rsidR="007416D5">
        <w:t xml:space="preserve"> 4.0</w:t>
      </w:r>
      <w:r>
        <w:fldChar w:fldCharType="end"/>
      </w:r>
      <w:r>
        <w:t xml:space="preserve">, </w:t>
      </w:r>
      <w:del w:id="126" w:author="Bruno Monteiro" w:date="2026-06-12T18:27:00Z" w16du:dateUtc="2026-06-12T22:27:00Z">
        <w:r w:rsidDel="00F96460">
          <w:fldChar w:fldCharType="begin"/>
        </w:r>
        <w:r w:rsidDel="00F96460">
          <w:delInstrText>HYPERLINK \l "_bookmark51"</w:delInstrText>
        </w:r>
        <w:r w:rsidDel="00F96460">
          <w:fldChar w:fldCharType="separate"/>
        </w:r>
        <w:r w:rsidDel="00F96460">
          <w:delText>2020</w:delText>
        </w:r>
        <w:r w:rsidDel="00F96460">
          <w:fldChar w:fldCharType="end"/>
        </w:r>
      </w:del>
      <w:ins w:id="127" w:author="Bruno Monteiro" w:date="2026-06-12T18:27:00Z" w16du:dateUtc="2026-06-12T22:27:00Z">
        <w:r w:rsidR="00F96460">
          <w:fldChar w:fldCharType="begin"/>
        </w:r>
        <w:r w:rsidR="00F96460">
          <w:instrText>HYPERLINK \l "_bookmark51"</w:instrText>
        </w:r>
        <w:r w:rsidR="00F96460">
          <w:fldChar w:fldCharType="separate"/>
        </w:r>
        <w:r w:rsidR="00F96460">
          <w:t>2016</w:t>
        </w:r>
        <w:r w:rsidR="00F96460">
          <w:fldChar w:fldCharType="end"/>
        </w:r>
      </w:ins>
      <w:r>
        <w:t>).</w:t>
      </w:r>
      <w:r>
        <w:rPr>
          <w:spacing w:val="40"/>
        </w:rPr>
        <w:t xml:space="preserve"> </w:t>
      </w:r>
      <w:r>
        <w:t>Ao longo de todo o ciclo de vida do ativo,</w:t>
      </w:r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Gêmeo</w:t>
      </w:r>
      <w:r>
        <w:rPr>
          <w:spacing w:val="-14"/>
        </w:rPr>
        <w:t xml:space="preserve"> </w:t>
      </w:r>
      <w:r>
        <w:t>Digital</w:t>
      </w:r>
      <w:r>
        <w:rPr>
          <w:spacing w:val="-14"/>
        </w:rPr>
        <w:t xml:space="preserve"> </w:t>
      </w:r>
      <w:r>
        <w:t>garante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rastreabilidade,</w:t>
      </w:r>
      <w:r>
        <w:rPr>
          <w:spacing w:val="-13"/>
        </w:rPr>
        <w:t xml:space="preserve"> </w:t>
      </w:r>
      <w:r>
        <w:t>apoia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tomada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decisão</w:t>
      </w:r>
      <w:r>
        <w:rPr>
          <w:spacing w:val="-15"/>
        </w:rPr>
        <w:t xml:space="preserve"> </w:t>
      </w:r>
      <w:r>
        <w:t>preditiva</w:t>
      </w:r>
      <w:r>
        <w:rPr>
          <w:spacing w:val="-14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rPr>
          <w:spacing w:val="-2"/>
        </w:rPr>
        <w:t>viabiliza</w:t>
      </w:r>
    </w:p>
    <w:p w14:paraId="3E7674CE" w14:textId="77777777" w:rsidR="005A1A1F" w:rsidRDefault="005A1A1F">
      <w:pPr>
        <w:pStyle w:val="Corpodetexto"/>
        <w:spacing w:line="312" w:lineRule="auto"/>
        <w:jc w:val="both"/>
        <w:sectPr w:rsidR="005A1A1F">
          <w:pgSz w:w="11910" w:h="16840"/>
          <w:pgMar w:top="1560" w:right="566" w:bottom="280" w:left="1559" w:header="1034" w:footer="0" w:gutter="0"/>
          <w:cols w:space="720"/>
        </w:sectPr>
      </w:pPr>
    </w:p>
    <w:p w14:paraId="616BE31E" w14:textId="3A18EF38" w:rsidR="005A1A1F" w:rsidRDefault="008B10AC">
      <w:pPr>
        <w:pStyle w:val="Corpodetexto"/>
        <w:spacing w:before="138" w:line="312" w:lineRule="auto"/>
        <w:ind w:left="140" w:right="572"/>
        <w:jc w:val="both"/>
      </w:pPr>
      <w:r>
        <w:lastRenderedPageBreak/>
        <w:t>modelos</w:t>
      </w:r>
      <w:r>
        <w:rPr>
          <w:spacing w:val="21"/>
        </w:rPr>
        <w:t xml:space="preserve"> </w:t>
      </w:r>
      <w:r>
        <w:t>de</w:t>
      </w:r>
      <w:r>
        <w:rPr>
          <w:spacing w:val="21"/>
        </w:rPr>
        <w:t xml:space="preserve"> </w:t>
      </w:r>
      <w:r>
        <w:t>negócios</w:t>
      </w:r>
      <w:r>
        <w:rPr>
          <w:spacing w:val="21"/>
        </w:rPr>
        <w:t xml:space="preserve"> </w:t>
      </w:r>
      <w:r>
        <w:t>avançados</w:t>
      </w:r>
      <w:r>
        <w:rPr>
          <w:spacing w:val="21"/>
        </w:rPr>
        <w:t xml:space="preserve"> </w:t>
      </w:r>
      <w:r>
        <w:t>(</w:t>
      </w:r>
      <w:r>
        <w:fldChar w:fldCharType="begin"/>
      </w:r>
      <w:r>
        <w:instrText>HYPERLINK \l "_bookmark61"</w:instrText>
      </w:r>
      <w:r>
        <w:fldChar w:fldCharType="separate"/>
      </w:r>
      <w:r>
        <w:t>Z</w:t>
      </w:r>
      <w:ins w:id="128" w:author="Bruno Monteiro" w:date="2026-06-12T18:52:00Z" w16du:dateUtc="2026-06-12T22:52:00Z">
        <w:r w:rsidR="007D6BEA">
          <w:t>hang</w:t>
        </w:r>
      </w:ins>
      <w:del w:id="129" w:author="Bruno Monteiro" w:date="2026-06-12T18:52:00Z" w16du:dateUtc="2026-06-12T22:52:00Z">
        <w:r w:rsidDel="00C30F79">
          <w:delText>HANG</w:delText>
        </w:r>
      </w:del>
      <w:r>
        <w:rPr>
          <w:spacing w:val="21"/>
        </w:rPr>
        <w:t xml:space="preserve"> </w:t>
      </w:r>
      <w:r>
        <w:t>et</w:t>
      </w:r>
      <w:r>
        <w:rPr>
          <w:spacing w:val="21"/>
        </w:rPr>
        <w:t xml:space="preserve"> </w:t>
      </w:r>
      <w:r>
        <w:t>al.</w:t>
      </w:r>
      <w:r>
        <w:fldChar w:fldCharType="end"/>
      </w:r>
      <w:r>
        <w:t>,</w:t>
      </w:r>
      <w:r>
        <w:rPr>
          <w:spacing w:val="28"/>
        </w:rPr>
        <w:t xml:space="preserve"> </w:t>
      </w:r>
      <w:hyperlink w:anchor="_bookmark61" w:history="1">
        <w:r>
          <w:t>2025</w:t>
        </w:r>
      </w:hyperlink>
      <w:r>
        <w:t>).</w:t>
      </w:r>
      <w:r>
        <w:rPr>
          <w:spacing w:val="80"/>
        </w:rPr>
        <w:t xml:space="preserve"> </w:t>
      </w:r>
      <w:r>
        <w:t>Para</w:t>
      </w:r>
      <w:r>
        <w:rPr>
          <w:spacing w:val="21"/>
        </w:rPr>
        <w:t xml:space="preserve"> </w:t>
      </w:r>
      <w:r>
        <w:t>que</w:t>
      </w:r>
      <w:r>
        <w:rPr>
          <w:spacing w:val="21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adoção</w:t>
      </w:r>
      <w:r>
        <w:rPr>
          <w:spacing w:val="21"/>
        </w:rPr>
        <w:t xml:space="preserve"> </w:t>
      </w:r>
      <w:r>
        <w:t>em</w:t>
      </w:r>
      <w:r>
        <w:rPr>
          <w:spacing w:val="21"/>
        </w:rPr>
        <w:t xml:space="preserve"> </w:t>
      </w:r>
      <w:r>
        <w:t>larga</w:t>
      </w:r>
      <w:r>
        <w:rPr>
          <w:spacing w:val="21"/>
        </w:rPr>
        <w:t xml:space="preserve"> </w:t>
      </w:r>
      <w:r>
        <w:t>escala de Gêmeos Digitais ocorra de maneira funcional e semântica na manufatura, é fundamental uma</w:t>
      </w:r>
      <w:r>
        <w:rPr>
          <w:spacing w:val="-14"/>
        </w:rPr>
        <w:t xml:space="preserve"> </w:t>
      </w:r>
      <w:r>
        <w:t>arquitetura</w:t>
      </w:r>
      <w:r>
        <w:rPr>
          <w:spacing w:val="-14"/>
        </w:rPr>
        <w:t xml:space="preserve"> </w:t>
      </w:r>
      <w:r>
        <w:t>padronizada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dados</w:t>
      </w:r>
      <w:r>
        <w:rPr>
          <w:spacing w:val="-14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interfaces,</w:t>
      </w:r>
      <w:r>
        <w:rPr>
          <w:spacing w:val="-13"/>
        </w:rPr>
        <w:t xml:space="preserve"> </w:t>
      </w:r>
      <w:r>
        <w:t>papel</w:t>
      </w:r>
      <w:r>
        <w:rPr>
          <w:spacing w:val="-14"/>
        </w:rPr>
        <w:t xml:space="preserve"> </w:t>
      </w:r>
      <w:r>
        <w:t>nativamente</w:t>
      </w:r>
      <w:r>
        <w:rPr>
          <w:spacing w:val="-14"/>
        </w:rPr>
        <w:t xml:space="preserve"> </w:t>
      </w:r>
      <w:r>
        <w:t>desempenhado</w:t>
      </w:r>
      <w:r>
        <w:rPr>
          <w:spacing w:val="-14"/>
        </w:rPr>
        <w:t xml:space="preserve"> </w:t>
      </w:r>
      <w:r>
        <w:t>pelo</w:t>
      </w:r>
      <w:r>
        <w:rPr>
          <w:spacing w:val="-14"/>
        </w:rPr>
        <w:t xml:space="preserve"> </w:t>
      </w:r>
      <w:r>
        <w:t>AAS (</w:t>
      </w:r>
      <w:r>
        <w:fldChar w:fldCharType="begin"/>
      </w:r>
      <w:r>
        <w:instrText>HYPERLINK \l "_bookmark51"</w:instrText>
      </w:r>
      <w:r>
        <w:fldChar w:fldCharType="separate"/>
      </w:r>
      <w:ins w:id="130" w:author="Bruno Monteiro" w:date="2026-06-12T18:53:00Z" w16du:dateUtc="2026-06-12T22:53:00Z">
        <w:r w:rsidR="00C30F79">
          <w:t>I</w:t>
        </w:r>
      </w:ins>
      <w:del w:id="131" w:author="Bruno Monteiro" w:date="2026-06-12T18:53:00Z" w16du:dateUtc="2026-06-12T22:53:00Z">
        <w:r w:rsidR="00C30F79" w:rsidDel="00C30F79">
          <w:delText>i</w:delText>
        </w:r>
      </w:del>
      <w:r w:rsidR="00C30F79">
        <w:t xml:space="preserve">ndustrial </w:t>
      </w:r>
      <w:ins w:id="132" w:author="Bruno Monteiro" w:date="2026-06-12T18:53:00Z" w16du:dateUtc="2026-06-12T22:53:00Z">
        <w:r w:rsidR="00C30F79">
          <w:t>I</w:t>
        </w:r>
      </w:ins>
      <w:del w:id="133" w:author="Bruno Monteiro" w:date="2026-06-12T18:53:00Z" w16du:dateUtc="2026-06-12T22:53:00Z">
        <w:r w:rsidR="00C30F79" w:rsidDel="00C30F79">
          <w:delText>i</w:delText>
        </w:r>
      </w:del>
      <w:r w:rsidR="00C30F79">
        <w:t xml:space="preserve">nternet </w:t>
      </w:r>
      <w:ins w:id="134" w:author="Bruno Monteiro" w:date="2026-06-12T18:53:00Z" w16du:dateUtc="2026-06-12T22:53:00Z">
        <w:r w:rsidR="007D1F52">
          <w:t>C</w:t>
        </w:r>
      </w:ins>
      <w:del w:id="135" w:author="Bruno Monteiro" w:date="2026-06-12T18:53:00Z" w16du:dateUtc="2026-06-12T22:53:00Z">
        <w:r w:rsidR="00C30F79" w:rsidDel="007D1F52">
          <w:delText>c</w:delText>
        </w:r>
      </w:del>
      <w:r w:rsidR="00C30F79">
        <w:t>onsortium</w:t>
      </w:r>
      <w:ins w:id="136" w:author="Bruno Monteiro" w:date="2026-06-12T18:29:00Z" w16du:dateUtc="2026-06-12T22:29:00Z">
        <w:r w:rsidR="00650E04">
          <w:t>, 2020</w:t>
        </w:r>
      </w:ins>
      <w:r>
        <w:t xml:space="preserve">; </w:t>
      </w:r>
      <w:ins w:id="137" w:author="Bruno Monteiro" w:date="2026-06-12T18:53:00Z" w16du:dateUtc="2026-06-12T22:53:00Z">
        <w:r w:rsidR="007D1F52">
          <w:t>P</w:t>
        </w:r>
      </w:ins>
      <w:del w:id="138" w:author="Bruno Monteiro" w:date="2026-06-12T18:53:00Z" w16du:dateUtc="2026-06-12T22:53:00Z">
        <w:r w:rsidR="00C30F79" w:rsidDel="007D1F52">
          <w:delText>p</w:delText>
        </w:r>
      </w:del>
      <w:r w:rsidR="00C30F79">
        <w:t xml:space="preserve">lattform </w:t>
      </w:r>
      <w:ins w:id="139" w:author="Bruno Monteiro" w:date="2026-06-12T18:53:00Z" w16du:dateUtc="2026-06-12T22:53:00Z">
        <w:r w:rsidR="007D1F52">
          <w:t>I</w:t>
        </w:r>
      </w:ins>
      <w:del w:id="140" w:author="Bruno Monteiro" w:date="2026-06-12T18:53:00Z" w16du:dateUtc="2026-06-12T22:53:00Z">
        <w:r w:rsidR="00C30F79" w:rsidDel="007D1F52">
          <w:delText>i</w:delText>
        </w:r>
      </w:del>
      <w:r w:rsidR="00C30F79">
        <w:t xml:space="preserve">ndustrie </w:t>
      </w:r>
      <w:r>
        <w:t>4.0</w:t>
      </w:r>
      <w:r>
        <w:fldChar w:fldCharType="end"/>
      </w:r>
      <w:r>
        <w:t xml:space="preserve">, </w:t>
      </w:r>
      <w:del w:id="141" w:author="Bruno Monteiro" w:date="2026-06-12T18:29:00Z" w16du:dateUtc="2026-06-12T22:29:00Z">
        <w:r w:rsidDel="00650E04">
          <w:fldChar w:fldCharType="begin"/>
        </w:r>
        <w:r w:rsidDel="00650E04">
          <w:delInstrText>HYPERLINK \l "_bookmark51"</w:delInstrText>
        </w:r>
        <w:r w:rsidDel="00650E04">
          <w:fldChar w:fldCharType="separate"/>
        </w:r>
        <w:r w:rsidDel="00650E04">
          <w:delText>2020</w:delText>
        </w:r>
        <w:r w:rsidDel="00650E04">
          <w:fldChar w:fldCharType="end"/>
        </w:r>
      </w:del>
      <w:ins w:id="142" w:author="Bruno Monteiro" w:date="2026-06-12T18:29:00Z" w16du:dateUtc="2026-06-12T22:29:00Z">
        <w:r w:rsidR="00650E04">
          <w:fldChar w:fldCharType="begin"/>
        </w:r>
        <w:r w:rsidR="00650E04">
          <w:instrText>HYPERLINK \l "_bookmark51"</w:instrText>
        </w:r>
        <w:r w:rsidR="00650E04">
          <w:fldChar w:fldCharType="separate"/>
        </w:r>
        <w:r w:rsidR="00650E04">
          <w:t>2016</w:t>
        </w:r>
        <w:r w:rsidR="00650E04">
          <w:fldChar w:fldCharType="end"/>
        </w:r>
      </w:ins>
      <w:r>
        <w:t>).</w:t>
      </w:r>
    </w:p>
    <w:p w14:paraId="02F4DF67" w14:textId="77777777" w:rsidR="005A1A1F" w:rsidRDefault="005A1A1F">
      <w:pPr>
        <w:pStyle w:val="Corpodetexto"/>
        <w:spacing w:before="43"/>
      </w:pPr>
    </w:p>
    <w:p w14:paraId="072B1C4F" w14:textId="77777777" w:rsidR="005A1A1F" w:rsidRDefault="008B10AC">
      <w:pPr>
        <w:pStyle w:val="PargrafodaLista"/>
        <w:numPr>
          <w:ilvl w:val="2"/>
          <w:numId w:val="2"/>
        </w:numPr>
        <w:tabs>
          <w:tab w:val="left" w:pos="857"/>
        </w:tabs>
        <w:ind w:hanging="717"/>
        <w:rPr>
          <w:b/>
          <w:i/>
          <w:sz w:val="24"/>
        </w:rPr>
      </w:pPr>
      <w:bookmarkStart w:id="143" w:name="A_Estrutura_do_Asset_Administration_Shel"/>
      <w:bookmarkStart w:id="144" w:name="_bookmark15"/>
      <w:bookmarkEnd w:id="143"/>
      <w:bookmarkEnd w:id="144"/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Estrutura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8"/>
          <w:sz w:val="24"/>
        </w:rPr>
        <w:t xml:space="preserve"> </w:t>
      </w:r>
      <w:r>
        <w:rPr>
          <w:b/>
          <w:i/>
          <w:sz w:val="24"/>
        </w:rPr>
        <w:t>Asset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Administration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pacing w:val="-2"/>
          <w:sz w:val="24"/>
        </w:rPr>
        <w:t>Shell</w:t>
      </w:r>
    </w:p>
    <w:p w14:paraId="1BE9A46C" w14:textId="77777777" w:rsidR="005A1A1F" w:rsidRDefault="005A1A1F">
      <w:pPr>
        <w:pStyle w:val="Corpodetexto"/>
        <w:spacing w:before="165"/>
        <w:rPr>
          <w:b/>
          <w:i/>
        </w:rPr>
      </w:pPr>
    </w:p>
    <w:p w14:paraId="6D5583A9" w14:textId="0608ABEA" w:rsidR="005A1A1F" w:rsidRDefault="008B10AC">
      <w:pPr>
        <w:pStyle w:val="Corpodetexto"/>
        <w:spacing w:line="312" w:lineRule="auto"/>
        <w:ind w:left="140" w:right="572" w:firstLine="850"/>
        <w:jc w:val="both"/>
      </w:pPr>
      <w:r>
        <w:t>O</w:t>
      </w:r>
      <w:r>
        <w:rPr>
          <w:spacing w:val="-7"/>
        </w:rPr>
        <w:t xml:space="preserve"> </w:t>
      </w:r>
      <w:r>
        <w:t>AAS</w:t>
      </w:r>
      <w:r>
        <w:rPr>
          <w:spacing w:val="-6"/>
        </w:rPr>
        <w:t xml:space="preserve"> </w:t>
      </w:r>
      <w:r>
        <w:t>atua</w:t>
      </w:r>
      <w:r>
        <w:rPr>
          <w:spacing w:val="-7"/>
        </w:rPr>
        <w:t xml:space="preserve"> </w:t>
      </w:r>
      <w:r>
        <w:t>como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implementação</w:t>
      </w:r>
      <w:r>
        <w:rPr>
          <w:spacing w:val="-7"/>
        </w:rPr>
        <w:t xml:space="preserve"> </w:t>
      </w:r>
      <w:r>
        <w:t>concreta</w:t>
      </w:r>
      <w:r>
        <w:rPr>
          <w:spacing w:val="-7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padronizada</w:t>
      </w:r>
      <w:r>
        <w:rPr>
          <w:spacing w:val="-6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Gêmeo</w:t>
      </w:r>
      <w:r>
        <w:rPr>
          <w:spacing w:val="-7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os Componentes</w:t>
      </w:r>
      <w:r>
        <w:rPr>
          <w:spacing w:val="-5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Indústria</w:t>
      </w:r>
      <w:r>
        <w:rPr>
          <w:spacing w:val="-5"/>
        </w:rPr>
        <w:t xml:space="preserve"> </w:t>
      </w:r>
      <w:r>
        <w:t>4.0. Estruturalmente,</w:t>
      </w:r>
      <w:r>
        <w:rPr>
          <w:spacing w:val="-5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metamodelo</w:t>
      </w:r>
      <w:r>
        <w:rPr>
          <w:spacing w:val="-5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AAS</w:t>
      </w:r>
      <w:r>
        <w:rPr>
          <w:spacing w:val="-5"/>
        </w:rPr>
        <w:t xml:space="preserve"> </w:t>
      </w:r>
      <w:r>
        <w:t>é</w:t>
      </w:r>
      <w:r>
        <w:rPr>
          <w:spacing w:val="-6"/>
        </w:rPr>
        <w:t xml:space="preserve"> </w:t>
      </w:r>
      <w:r>
        <w:t>organizado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forma hierárquica e modular.</w:t>
      </w:r>
      <w:r>
        <w:rPr>
          <w:spacing w:val="40"/>
        </w:rPr>
        <w:t xml:space="preserve"> </w:t>
      </w:r>
      <w:r>
        <w:t>Todo ativo físico encapsulado por um AAS contém um conjunto de submodelos</w:t>
      </w:r>
      <w:r>
        <w:rPr>
          <w:spacing w:val="-4"/>
        </w:rPr>
        <w:t xml:space="preserve"> </w:t>
      </w:r>
      <w:r>
        <w:t>(</w:t>
      </w:r>
      <w:r>
        <w:rPr>
          <w:i/>
        </w:rPr>
        <w:t>Submodels</w:t>
      </w:r>
      <w:r>
        <w:t>),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operam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agrupamentos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propriedades,</w:t>
      </w:r>
      <w:r>
        <w:rPr>
          <w:spacing w:val="-3"/>
        </w:rPr>
        <w:t xml:space="preserve"> </w:t>
      </w:r>
      <w:r>
        <w:t>parâmetros</w:t>
      </w:r>
      <w:r>
        <w:rPr>
          <w:spacing w:val="-4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es-pecificações</w:t>
      </w:r>
      <w:r>
        <w:rPr>
          <w:spacing w:val="-9"/>
        </w:rPr>
        <w:t xml:space="preserve"> </w:t>
      </w:r>
      <w:r>
        <w:t>relacionadas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um</w:t>
      </w:r>
      <w:r>
        <w:rPr>
          <w:spacing w:val="-9"/>
        </w:rPr>
        <w:t xml:space="preserve"> </w:t>
      </w:r>
      <w:r>
        <w:t>domínio</w:t>
      </w:r>
      <w:r>
        <w:rPr>
          <w:spacing w:val="-9"/>
        </w:rPr>
        <w:t xml:space="preserve"> </w:t>
      </w:r>
      <w:r>
        <w:t>específico</w:t>
      </w:r>
      <w:r>
        <w:rPr>
          <w:spacing w:val="-9"/>
        </w:rPr>
        <w:t xml:space="preserve"> </w:t>
      </w:r>
      <w:r>
        <w:t>(por</w:t>
      </w:r>
      <w:r>
        <w:rPr>
          <w:spacing w:val="-9"/>
        </w:rPr>
        <w:t xml:space="preserve"> </w:t>
      </w:r>
      <w:r>
        <w:t>exemplo: identificação,</w:t>
      </w:r>
      <w:r>
        <w:rPr>
          <w:spacing w:val="-8"/>
        </w:rPr>
        <w:t xml:space="preserve"> </w:t>
      </w:r>
      <w:r>
        <w:t>documentação técnica,</w:t>
      </w:r>
      <w:r>
        <w:rPr>
          <w:spacing w:val="-12"/>
        </w:rPr>
        <w:t xml:space="preserve"> </w:t>
      </w:r>
      <w:r>
        <w:t>parâmetros</w:t>
      </w:r>
      <w:r>
        <w:rPr>
          <w:spacing w:val="-13"/>
        </w:rPr>
        <w:t xml:space="preserve"> </w:t>
      </w:r>
      <w:r>
        <w:t>operacionais)</w:t>
      </w:r>
      <w:r>
        <w:rPr>
          <w:spacing w:val="-13"/>
        </w:rPr>
        <w:t xml:space="preserve"> </w:t>
      </w:r>
      <w:r>
        <w:t>(</w:t>
      </w:r>
      <w:hyperlink w:anchor="_bookmark50" w:history="1">
        <w:r>
          <w:t>Industrial</w:t>
        </w:r>
        <w:r>
          <w:rPr>
            <w:spacing w:val="-13"/>
          </w:rPr>
          <w:t xml:space="preserve"> </w:t>
        </w:r>
        <w:r>
          <w:t>Digital</w:t>
        </w:r>
        <w:r>
          <w:rPr>
            <w:spacing w:val="-13"/>
          </w:rPr>
          <w:t xml:space="preserve"> </w:t>
        </w:r>
        <w:r>
          <w:t>Twin</w:t>
        </w:r>
        <w:r>
          <w:rPr>
            <w:spacing w:val="-13"/>
          </w:rPr>
          <w:t xml:space="preserve"> </w:t>
        </w:r>
        <w:r>
          <w:t>Association</w:t>
        </w:r>
      </w:hyperlink>
      <w:r>
        <w:t>,</w:t>
      </w:r>
      <w:r>
        <w:rPr>
          <w:spacing w:val="-12"/>
        </w:rPr>
        <w:t xml:space="preserve"> </w:t>
      </w:r>
      <w:hyperlink w:anchor="_bookmark50" w:history="1">
        <w:r>
          <w:t>2025</w:t>
        </w:r>
      </w:hyperlink>
      <w:r>
        <w:t>). A</w:t>
      </w:r>
      <w:r>
        <w:rPr>
          <w:spacing w:val="-13"/>
        </w:rPr>
        <w:t xml:space="preserve"> </w:t>
      </w:r>
      <w:r>
        <w:t>principal</w:t>
      </w:r>
      <w:r>
        <w:rPr>
          <w:spacing w:val="-13"/>
        </w:rPr>
        <w:t xml:space="preserve"> </w:t>
      </w:r>
      <w:r>
        <w:t xml:space="preserve">van-tagem dessa estruturação, gerida ativamente pela </w:t>
      </w:r>
      <w:r>
        <w:rPr>
          <w:i/>
        </w:rPr>
        <w:t xml:space="preserve">Industrial Digital Twin Association </w:t>
      </w:r>
      <w:r>
        <w:t>(IDTA), é garantir que qualquer componente físico possa ter suas características descritas sob uma ta-xonomia uniforme, semanticamente robusta e agnóstica a fabricantes (</w:t>
      </w:r>
      <w:r w:rsidR="000402D8" w:rsidRPr="007D1F52">
        <w:rPr>
          <w:color w:val="EE0000"/>
          <w:rPrChange w:id="145" w:author="Bruno Monteiro" w:date="2026-06-12T18:53:00Z" w16du:dateUtc="2026-06-12T22:53:00Z">
            <w:rPr/>
          </w:rPrChange>
        </w:rPr>
        <w:fldChar w:fldCharType="begin"/>
      </w:r>
      <w:r w:rsidR="000402D8" w:rsidRPr="007D1F52">
        <w:rPr>
          <w:color w:val="EE0000"/>
          <w:rPrChange w:id="146" w:author="Bruno Monteiro" w:date="2026-06-12T18:53:00Z" w16du:dateUtc="2026-06-12T22:53:00Z">
            <w:rPr/>
          </w:rPrChange>
        </w:rPr>
        <w:instrText>HYPERLINK \l "_bookmark50"</w:instrText>
      </w:r>
      <w:r w:rsidR="000402D8" w:rsidRPr="007D1F52">
        <w:rPr>
          <w:color w:val="EE0000"/>
          <w:rPrChange w:id="147" w:author="Bruno Monteiro" w:date="2026-06-12T18:53:00Z" w16du:dateUtc="2026-06-12T22:53:00Z">
            <w:rPr/>
          </w:rPrChange>
        </w:rPr>
      </w:r>
      <w:r w:rsidR="000402D8" w:rsidRPr="007D1F52">
        <w:rPr>
          <w:color w:val="EE0000"/>
          <w:rPrChange w:id="148" w:author="Bruno Monteiro" w:date="2026-06-12T18:53:00Z" w16du:dateUtc="2026-06-12T22:53:00Z">
            <w:rPr/>
          </w:rPrChange>
        </w:rPr>
        <w:fldChar w:fldCharType="separate"/>
      </w:r>
      <w:r w:rsidR="000402D8" w:rsidRPr="007D1F52">
        <w:rPr>
          <w:color w:val="EE0000"/>
          <w:rPrChange w:id="149" w:author="Bruno Monteiro" w:date="2026-06-12T18:53:00Z" w16du:dateUtc="2026-06-12T22:53:00Z">
            <w:rPr/>
          </w:rPrChange>
        </w:rPr>
        <w:t>INDUSTRIAL DIGITAL TWIN</w:t>
      </w:r>
      <w:r w:rsidR="000402D8" w:rsidRPr="007D1F52">
        <w:rPr>
          <w:color w:val="EE0000"/>
          <w:rPrChange w:id="150" w:author="Bruno Monteiro" w:date="2026-06-12T18:53:00Z" w16du:dateUtc="2026-06-12T22:53:00Z">
            <w:rPr/>
          </w:rPrChange>
        </w:rPr>
        <w:fldChar w:fldCharType="end"/>
      </w:r>
      <w:r w:rsidR="000402D8" w:rsidRPr="007D1F52">
        <w:rPr>
          <w:color w:val="EE0000"/>
          <w:rPrChange w:id="151" w:author="Bruno Monteiro" w:date="2026-06-12T18:53:00Z" w16du:dateUtc="2026-06-12T22:53:00Z">
            <w:rPr/>
          </w:rPrChange>
        </w:rPr>
        <w:t xml:space="preserve"> </w:t>
      </w:r>
      <w:r w:rsidR="000402D8" w:rsidRPr="007D1F52">
        <w:rPr>
          <w:color w:val="EE0000"/>
          <w:rPrChange w:id="152" w:author="Bruno Monteiro" w:date="2026-06-12T18:53:00Z" w16du:dateUtc="2026-06-12T22:53:00Z">
            <w:rPr/>
          </w:rPrChange>
        </w:rPr>
        <w:fldChar w:fldCharType="begin"/>
      </w:r>
      <w:r w:rsidR="000402D8" w:rsidRPr="007D1F52">
        <w:rPr>
          <w:color w:val="EE0000"/>
          <w:rPrChange w:id="153" w:author="Bruno Monteiro" w:date="2026-06-12T18:53:00Z" w16du:dateUtc="2026-06-12T22:53:00Z">
            <w:rPr/>
          </w:rPrChange>
        </w:rPr>
        <w:instrText>HYPERLINK \l "_bookmark50"</w:instrText>
      </w:r>
      <w:r w:rsidR="000402D8" w:rsidRPr="007D1F52">
        <w:rPr>
          <w:color w:val="EE0000"/>
          <w:rPrChange w:id="154" w:author="Bruno Monteiro" w:date="2026-06-12T18:53:00Z" w16du:dateUtc="2026-06-12T22:53:00Z">
            <w:rPr/>
          </w:rPrChange>
        </w:rPr>
      </w:r>
      <w:r w:rsidR="000402D8" w:rsidRPr="007D1F52">
        <w:rPr>
          <w:color w:val="EE0000"/>
          <w:rPrChange w:id="155" w:author="Bruno Monteiro" w:date="2026-06-12T18:53:00Z" w16du:dateUtc="2026-06-12T22:53:00Z">
            <w:rPr/>
          </w:rPrChange>
        </w:rPr>
        <w:fldChar w:fldCharType="separate"/>
      </w:r>
      <w:r w:rsidR="000402D8" w:rsidRPr="007D1F52">
        <w:rPr>
          <w:color w:val="EE0000"/>
          <w:rPrChange w:id="156" w:author="Bruno Monteiro" w:date="2026-06-12T18:53:00Z" w16du:dateUtc="2026-06-12T22:53:00Z">
            <w:rPr/>
          </w:rPrChange>
        </w:rPr>
        <w:t>ASSOCIATION</w:t>
      </w:r>
      <w:r w:rsidR="000402D8" w:rsidRPr="007D1F52">
        <w:rPr>
          <w:color w:val="EE0000"/>
          <w:rPrChange w:id="157" w:author="Bruno Monteiro" w:date="2026-06-12T18:53:00Z" w16du:dateUtc="2026-06-12T22:53:00Z">
            <w:rPr/>
          </w:rPrChange>
        </w:rPr>
        <w:fldChar w:fldCharType="end"/>
      </w:r>
      <w:r>
        <w:t xml:space="preserve">, </w:t>
      </w:r>
      <w:hyperlink w:anchor="_bookmark50" w:history="1">
        <w:r>
          <w:t>2025</w:t>
        </w:r>
      </w:hyperlink>
      <w:r>
        <w:t>).</w:t>
      </w:r>
    </w:p>
    <w:p w14:paraId="04A8E372" w14:textId="77777777" w:rsidR="005A1A1F" w:rsidRDefault="005A1A1F">
      <w:pPr>
        <w:pStyle w:val="Corpodetexto"/>
        <w:spacing w:before="42"/>
      </w:pPr>
    </w:p>
    <w:p w14:paraId="5E2A3DA4" w14:textId="77777777" w:rsidR="005A1A1F" w:rsidRDefault="008B10AC">
      <w:pPr>
        <w:pStyle w:val="Ttulo2"/>
        <w:numPr>
          <w:ilvl w:val="2"/>
          <w:numId w:val="2"/>
        </w:numPr>
        <w:tabs>
          <w:tab w:val="left" w:pos="857"/>
        </w:tabs>
        <w:ind w:hanging="717"/>
      </w:pPr>
      <w:bookmarkStart w:id="158" w:name="Tipos_de_AAS_(Tipo_1,_Tipo_2_e_Tipo_3)"/>
      <w:bookmarkStart w:id="159" w:name="_bookmark16"/>
      <w:bookmarkEnd w:id="158"/>
      <w:bookmarkEnd w:id="159"/>
      <w:r>
        <w:t>Tipos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AAS</w:t>
      </w:r>
      <w:r>
        <w:rPr>
          <w:spacing w:val="-7"/>
        </w:rPr>
        <w:t xml:space="preserve"> </w:t>
      </w:r>
      <w:r>
        <w:t>(Tipo</w:t>
      </w:r>
      <w:r>
        <w:rPr>
          <w:spacing w:val="-7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Tipo</w:t>
      </w:r>
      <w:r>
        <w:rPr>
          <w:spacing w:val="-7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Tipo</w:t>
      </w:r>
      <w:r>
        <w:rPr>
          <w:spacing w:val="-7"/>
        </w:rPr>
        <w:t xml:space="preserve"> </w:t>
      </w:r>
      <w:r>
        <w:rPr>
          <w:spacing w:val="-5"/>
        </w:rPr>
        <w:t>3)</w:t>
      </w:r>
    </w:p>
    <w:p w14:paraId="158BA362" w14:textId="77777777" w:rsidR="005A1A1F" w:rsidRDefault="005A1A1F">
      <w:pPr>
        <w:pStyle w:val="Corpodetexto"/>
        <w:spacing w:before="165"/>
        <w:rPr>
          <w:b/>
        </w:rPr>
      </w:pPr>
    </w:p>
    <w:p w14:paraId="2907A22C" w14:textId="1E8A0B8F" w:rsidR="005A1A1F" w:rsidRDefault="008B10AC">
      <w:pPr>
        <w:pStyle w:val="Corpodetexto"/>
        <w:spacing w:line="312" w:lineRule="auto"/>
        <w:ind w:left="140" w:right="572" w:firstLine="850"/>
        <w:jc w:val="both"/>
      </w:pPr>
      <w:r>
        <w:t>O nível de interatividade, ou maturação, de um AAS pode ser categorizado em três tipologias distintas (</w:t>
      </w:r>
      <w:hyperlink w:anchor="_bookmark61" w:history="1">
        <w:r>
          <w:t>Z</w:t>
        </w:r>
        <w:r w:rsidR="007D1F52">
          <w:t>hang</w:t>
        </w:r>
        <w:r>
          <w:t xml:space="preserve"> et al.</w:t>
        </w:r>
      </w:hyperlink>
      <w:r>
        <w:t xml:space="preserve">, </w:t>
      </w:r>
      <w:hyperlink w:anchor="_bookmark61" w:history="1">
        <w:r>
          <w:t>2025</w:t>
        </w:r>
      </w:hyperlink>
      <w:r>
        <w:t>).</w:t>
      </w:r>
      <w:r>
        <w:rPr>
          <w:spacing w:val="40"/>
        </w:rPr>
        <w:t xml:space="preserve"> </w:t>
      </w:r>
      <w:r>
        <w:t>O AAS Tipo 1 (AAS Passivo) consiste primaria-mente em um pacote de arquivos estáticos (como serializações JSON ou XML empacotadas), concebidos</w:t>
      </w:r>
      <w:r>
        <w:rPr>
          <w:spacing w:val="-6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intercâmbio</w:t>
      </w:r>
      <w:r>
        <w:rPr>
          <w:spacing w:val="-7"/>
        </w:rPr>
        <w:t xml:space="preserve"> </w:t>
      </w:r>
      <w:r w:rsidR="007D1F52">
        <w:t>offline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informações</w:t>
      </w:r>
      <w:r>
        <w:rPr>
          <w:spacing w:val="-7"/>
        </w:rPr>
        <w:t xml:space="preserve"> </w:t>
      </w:r>
      <w:r>
        <w:t>entre</w:t>
      </w:r>
      <w:r>
        <w:rPr>
          <w:spacing w:val="-6"/>
        </w:rPr>
        <w:t xml:space="preserve"> </w:t>
      </w:r>
      <w:r>
        <w:t>engenheiros</w:t>
      </w:r>
      <w:r>
        <w:rPr>
          <w:spacing w:val="-7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plataformas</w:t>
      </w:r>
      <w:r>
        <w:rPr>
          <w:spacing w:val="-6"/>
        </w:rPr>
        <w:t xml:space="preserve"> </w:t>
      </w:r>
      <w:r>
        <w:t>integra-doras.</w:t>
      </w:r>
      <w:r>
        <w:rPr>
          <w:spacing w:val="40"/>
        </w:rPr>
        <w:t xml:space="preserve"> </w:t>
      </w:r>
      <w:r>
        <w:t>O AAS Tipo 2 (AAS Reativo) representa um salto rumo à digitalização operacional: ele introduz interfaces de programação de aplicações (APIs) ativas e conectividade (</w:t>
      </w:r>
      <w:hyperlink w:anchor="_bookmark48" w:history="1">
        <w:r w:rsidR="007D1F52">
          <w:t>Industrial</w:t>
        </w:r>
      </w:hyperlink>
      <w:r w:rsidR="007D1F52">
        <w:t xml:space="preserve"> </w:t>
      </w:r>
      <w:hyperlink w:anchor="_bookmark48" w:history="1">
        <w:r w:rsidR="007D1F52">
          <w:t>Digital Twin Association</w:t>
        </w:r>
      </w:hyperlink>
      <w:r w:rsidR="007D1F52">
        <w:t>,</w:t>
      </w:r>
      <w:r>
        <w:t xml:space="preserve"> </w:t>
      </w:r>
      <w:hyperlink w:anchor="_bookmark48" w:history="1">
        <w:r>
          <w:t>2023a</w:t>
        </w:r>
      </w:hyperlink>
      <w:r>
        <w:t>), possibilitando que outros sistemas consultem ou atualizem as informações do ativo em tempo real pela rede via chamadas padronizadas.</w:t>
      </w:r>
      <w:r>
        <w:rPr>
          <w:spacing w:val="31"/>
        </w:rPr>
        <w:t xml:space="preserve"> </w:t>
      </w:r>
      <w:r>
        <w:t xml:space="preserve">Por fim, o AAS Tipo 3 (AAS Proativo) engloba agentes de </w:t>
      </w:r>
      <w:del w:id="160" w:author="Bruno Monteiro" w:date="2026-06-12T18:16:00Z" w16du:dateUtc="2026-06-12T22:16:00Z">
        <w:r w:rsidDel="007E246E">
          <w:delText>software</w:delText>
        </w:r>
      </w:del>
      <w:ins w:id="161" w:author="Bruno Monteiro" w:date="2026-06-12T18:16:00Z" w16du:dateUtc="2026-06-12T22:16:00Z">
        <w:r w:rsidR="007E246E" w:rsidRPr="007E246E">
          <w:rPr>
            <w:i/>
          </w:rPr>
          <w:t>software</w:t>
        </w:r>
      </w:ins>
      <w:r>
        <w:t xml:space="preserve"> autônomos que não apenas respondem a consultas, mas tomam decisões ativas e interagem diretamente com outros nós de manufatura inteligente na infraestrutura (</w:t>
      </w:r>
      <w:hyperlink w:anchor="_bookmark61" w:history="1">
        <w:r>
          <w:t>Z</w:t>
        </w:r>
        <w:r w:rsidR="007D1F52">
          <w:t>hang</w:t>
        </w:r>
        <w:r>
          <w:t xml:space="preserve"> et al.</w:t>
        </w:r>
      </w:hyperlink>
      <w:r>
        <w:t xml:space="preserve">, </w:t>
      </w:r>
      <w:hyperlink w:anchor="_bookmark61" w:history="1">
        <w:r>
          <w:t>2025</w:t>
        </w:r>
      </w:hyperlink>
      <w:r>
        <w:t>).</w:t>
      </w:r>
    </w:p>
    <w:p w14:paraId="24E534F9" w14:textId="77777777" w:rsidR="005A1A1F" w:rsidRDefault="005A1A1F">
      <w:pPr>
        <w:pStyle w:val="Corpodetexto"/>
        <w:spacing w:before="42"/>
      </w:pPr>
    </w:p>
    <w:p w14:paraId="082DF6C6" w14:textId="77777777" w:rsidR="005A1A1F" w:rsidRDefault="008B10AC">
      <w:pPr>
        <w:pStyle w:val="Ttulo2"/>
        <w:numPr>
          <w:ilvl w:val="2"/>
          <w:numId w:val="2"/>
        </w:numPr>
        <w:tabs>
          <w:tab w:val="left" w:pos="857"/>
        </w:tabs>
        <w:ind w:hanging="717"/>
      </w:pPr>
      <w:bookmarkStart w:id="162" w:name="AASX_Package_Explorer"/>
      <w:bookmarkStart w:id="163" w:name="_bookmark17"/>
      <w:bookmarkEnd w:id="162"/>
      <w:bookmarkEnd w:id="163"/>
      <w:r>
        <w:t>AASX</w:t>
      </w:r>
      <w:r>
        <w:rPr>
          <w:spacing w:val="-11"/>
        </w:rPr>
        <w:t xml:space="preserve"> </w:t>
      </w:r>
      <w:r>
        <w:t>Package</w:t>
      </w:r>
      <w:r>
        <w:rPr>
          <w:spacing w:val="-10"/>
        </w:rPr>
        <w:t xml:space="preserve"> </w:t>
      </w:r>
      <w:r>
        <w:rPr>
          <w:spacing w:val="-2"/>
        </w:rPr>
        <w:t>Explorer</w:t>
      </w:r>
    </w:p>
    <w:p w14:paraId="6660B3E3" w14:textId="77777777" w:rsidR="005A1A1F" w:rsidRDefault="005A1A1F">
      <w:pPr>
        <w:pStyle w:val="Corpodetexto"/>
        <w:spacing w:before="165"/>
        <w:rPr>
          <w:b/>
        </w:rPr>
      </w:pPr>
    </w:p>
    <w:p w14:paraId="26E200E1" w14:textId="098A64A5" w:rsidR="005A1A1F" w:rsidRDefault="008B10AC">
      <w:pPr>
        <w:pStyle w:val="Corpodetexto"/>
        <w:spacing w:line="312" w:lineRule="auto"/>
        <w:ind w:left="140" w:right="572" w:firstLine="850"/>
        <w:jc w:val="both"/>
      </w:pPr>
      <w:r>
        <w:t>Para</w:t>
      </w:r>
      <w:r>
        <w:rPr>
          <w:spacing w:val="-3"/>
        </w:rPr>
        <w:t xml:space="preserve"> </w:t>
      </w:r>
      <w:r>
        <w:t>viabilizar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criação,</w:t>
      </w:r>
      <w:r>
        <w:rPr>
          <w:spacing w:val="-2"/>
        </w:rPr>
        <w:t xml:space="preserve"> </w:t>
      </w:r>
      <w:r>
        <w:t>modelagem</w:t>
      </w:r>
      <w:r>
        <w:rPr>
          <w:spacing w:val="-3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intercâmbio</w:t>
      </w:r>
      <w:r>
        <w:rPr>
          <w:spacing w:val="-3"/>
        </w:rPr>
        <w:t xml:space="preserve"> </w:t>
      </w:r>
      <w:r>
        <w:t>amigável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informações do AAS, o formato de pacote unificado AASX foi formalizado (</w:t>
      </w:r>
      <w:r>
        <w:fldChar w:fldCharType="begin"/>
      </w:r>
      <w:r>
        <w:instrText>HYPERLINK \l "_bookmark49"</w:instrText>
      </w:r>
      <w:r>
        <w:fldChar w:fldCharType="separate"/>
      </w:r>
      <w:r w:rsidR="00A215DC">
        <w:t>I</w:t>
      </w:r>
      <w:r w:rsidR="007D1F52">
        <w:t>ndustrial</w:t>
      </w:r>
      <w:r w:rsidR="00A215DC">
        <w:t xml:space="preserve"> D</w:t>
      </w:r>
      <w:r w:rsidR="007D1F52">
        <w:t>igital</w:t>
      </w:r>
      <w:r w:rsidR="00A215DC">
        <w:t xml:space="preserve"> T</w:t>
      </w:r>
      <w:r w:rsidR="007D1F52">
        <w:t>win</w:t>
      </w:r>
      <w:r w:rsidR="00A215DC">
        <w:t xml:space="preserve"> A</w:t>
      </w:r>
      <w:r w:rsidR="007D1F52">
        <w:t>sso</w:t>
      </w:r>
      <w:del w:id="164" w:author="Bruno Monteiro" w:date="2026-06-12T18:34:00Z" w16du:dateUtc="2026-06-12T22:34:00Z">
        <w:r w:rsidR="00A215DC" w:rsidDel="006D4DA6">
          <w:delText>-</w:delText>
        </w:r>
      </w:del>
      <w:r>
        <w:fldChar w:fldCharType="end"/>
      </w:r>
      <w:hyperlink w:anchor="_bookmark49" w:history="1">
        <w:r w:rsidR="007D1F52">
          <w:t>ciation</w:t>
        </w:r>
      </w:hyperlink>
      <w:r>
        <w:t xml:space="preserve">, </w:t>
      </w:r>
      <w:hyperlink w:anchor="_bookmark49" w:history="1">
        <w:r>
          <w:t>2023b</w:t>
        </w:r>
      </w:hyperlink>
      <w:r>
        <w:t>).</w:t>
      </w:r>
      <w:r>
        <w:rPr>
          <w:spacing w:val="40"/>
        </w:rPr>
        <w:t xml:space="preserve"> </w:t>
      </w:r>
      <w:r>
        <w:t>Para construir e manipular esses arquivos sem exigir edição direta de código puro,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rPr>
          <w:i/>
        </w:rPr>
        <w:t>AASX</w:t>
      </w:r>
      <w:r>
        <w:rPr>
          <w:i/>
          <w:spacing w:val="-5"/>
        </w:rPr>
        <w:t xml:space="preserve"> </w:t>
      </w:r>
      <w:r>
        <w:rPr>
          <w:i/>
        </w:rPr>
        <w:t>Package</w:t>
      </w:r>
      <w:r>
        <w:rPr>
          <w:i/>
          <w:spacing w:val="-5"/>
        </w:rPr>
        <w:t xml:space="preserve"> </w:t>
      </w:r>
      <w:r>
        <w:rPr>
          <w:i/>
        </w:rPr>
        <w:t>Explorer</w:t>
      </w:r>
      <w:r>
        <w:t>,</w:t>
      </w:r>
      <w:r>
        <w:rPr>
          <w:spacing w:val="-4"/>
        </w:rPr>
        <w:t xml:space="preserve"> </w:t>
      </w:r>
      <w:r>
        <w:t>projeto</w:t>
      </w:r>
      <w:r>
        <w:rPr>
          <w:spacing w:val="-4"/>
        </w:rPr>
        <w:t xml:space="preserve"> </w:t>
      </w:r>
      <w:r>
        <w:t>mantido</w:t>
      </w:r>
      <w:r>
        <w:rPr>
          <w:spacing w:val="-5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código</w:t>
      </w:r>
      <w:r>
        <w:rPr>
          <w:spacing w:val="-5"/>
        </w:rPr>
        <w:t xml:space="preserve"> </w:t>
      </w:r>
      <w:r>
        <w:t>aberto</w:t>
      </w:r>
      <w:r>
        <w:rPr>
          <w:spacing w:val="-5"/>
        </w:rPr>
        <w:t xml:space="preserve"> </w:t>
      </w:r>
      <w:r>
        <w:t>sob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consórcio</w:t>
      </w:r>
      <w:r>
        <w:rPr>
          <w:spacing w:val="-4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rPr>
          <w:i/>
        </w:rPr>
        <w:t>Eclipse Foundation</w:t>
      </w:r>
      <w:r>
        <w:rPr>
          <w:i/>
          <w:spacing w:val="-15"/>
        </w:rPr>
        <w:t xml:space="preserve"> </w:t>
      </w:r>
      <w:r>
        <w:t>(</w:t>
      </w:r>
      <w:r w:rsidR="00836659">
        <w:fldChar w:fldCharType="begin"/>
      </w:r>
      <w:r w:rsidR="00836659">
        <w:instrText>HYPERLINK \l "_bookmark43"</w:instrText>
      </w:r>
      <w:r w:rsidR="00836659">
        <w:fldChar w:fldCharType="separate"/>
      </w:r>
      <w:r w:rsidR="00836659">
        <w:t>E</w:t>
      </w:r>
      <w:ins w:id="165" w:author="Bruno Monteiro" w:date="2026-06-12T18:55:00Z" w16du:dateUtc="2026-06-12T22:55:00Z">
        <w:r w:rsidR="007D1F52">
          <w:t xml:space="preserve">clipse </w:t>
        </w:r>
      </w:ins>
      <w:del w:id="166" w:author="Bruno Monteiro" w:date="2026-06-12T18:55:00Z" w16du:dateUtc="2026-06-12T22:55:00Z">
        <w:r w:rsidR="00836659" w:rsidDel="007D1F52">
          <w:delText>CLIPSE</w:delText>
        </w:r>
        <w:r w:rsidR="00836659" w:rsidDel="007D1F52">
          <w:rPr>
            <w:spacing w:val="-15"/>
          </w:rPr>
          <w:delText xml:space="preserve"> </w:delText>
        </w:r>
      </w:del>
      <w:r w:rsidR="00836659">
        <w:t>F</w:t>
      </w:r>
      <w:del w:id="167" w:author="Bruno Monteiro" w:date="2026-06-12T18:55:00Z" w16du:dateUtc="2026-06-12T22:55:00Z">
        <w:r w:rsidR="00836659" w:rsidDel="007D1F52">
          <w:delText>OUNDATION</w:delText>
        </w:r>
      </w:del>
      <w:ins w:id="168" w:author="Bruno Monteiro" w:date="2026-06-12T18:55:00Z" w16du:dateUtc="2026-06-12T22:55:00Z">
        <w:r w:rsidR="007D1F52">
          <w:t>oundation</w:t>
        </w:r>
      </w:ins>
      <w:r w:rsidR="00836659">
        <w:fldChar w:fldCharType="end"/>
      </w:r>
      <w:r>
        <w:t>,</w:t>
      </w:r>
      <w:r>
        <w:rPr>
          <w:spacing w:val="-15"/>
        </w:rPr>
        <w:t xml:space="preserve"> </w:t>
      </w:r>
      <w:hyperlink w:anchor="_bookmark43" w:history="1">
        <w:r>
          <w:t>2023</w:t>
        </w:r>
      </w:hyperlink>
      <w:r>
        <w:t>;</w:t>
      </w:r>
      <w:r>
        <w:rPr>
          <w:spacing w:val="-13"/>
        </w:rPr>
        <w:t xml:space="preserve"> </w:t>
      </w:r>
      <w:hyperlink w:anchor="_bookmark42" w:history="1">
        <w:r w:rsidR="00F31D07">
          <w:t>E</w:t>
        </w:r>
        <w:r w:rsidR="004A1826">
          <w:t>clipse</w:t>
        </w:r>
        <w:r w:rsidR="00F31D07">
          <w:rPr>
            <w:spacing w:val="-15"/>
          </w:rPr>
          <w:t xml:space="preserve"> </w:t>
        </w:r>
        <w:r>
          <w:t>AASPE</w:t>
        </w:r>
      </w:hyperlink>
      <w:r>
        <w:t>,</w:t>
      </w:r>
      <w:r>
        <w:rPr>
          <w:spacing w:val="-15"/>
        </w:rPr>
        <w:t xml:space="preserve"> </w:t>
      </w:r>
      <w:hyperlink w:anchor="_bookmark42" w:history="1">
        <w:r>
          <w:t>2023</w:t>
        </w:r>
      </w:hyperlink>
      <w:r>
        <w:t>),</w:t>
      </w:r>
      <w:r>
        <w:rPr>
          <w:spacing w:val="-15"/>
        </w:rPr>
        <w:t xml:space="preserve"> </w:t>
      </w:r>
      <w:r>
        <w:t>consolidou-se</w:t>
      </w:r>
      <w:r>
        <w:rPr>
          <w:spacing w:val="-15"/>
        </w:rPr>
        <w:t xml:space="preserve"> </w:t>
      </w:r>
      <w:r>
        <w:t>como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principal ferramenta</w:t>
      </w:r>
      <w:r>
        <w:rPr>
          <w:spacing w:val="11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engenharia</w:t>
      </w:r>
      <w:r>
        <w:rPr>
          <w:spacing w:val="12"/>
        </w:rPr>
        <w:t xml:space="preserve"> </w:t>
      </w:r>
      <w:r>
        <w:t>do</w:t>
      </w:r>
      <w:r>
        <w:rPr>
          <w:spacing w:val="12"/>
        </w:rPr>
        <w:t xml:space="preserve"> </w:t>
      </w:r>
      <w:r>
        <w:t>ecossistema.</w:t>
      </w:r>
      <w:r>
        <w:rPr>
          <w:spacing w:val="62"/>
        </w:rPr>
        <w:t xml:space="preserve"> </w:t>
      </w:r>
      <w:r>
        <w:t>Trata-se</w:t>
      </w:r>
      <w:r>
        <w:rPr>
          <w:spacing w:val="12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t>uma</w:t>
      </w:r>
      <w:r>
        <w:rPr>
          <w:spacing w:val="12"/>
        </w:rPr>
        <w:t xml:space="preserve"> </w:t>
      </w:r>
      <w:r>
        <w:lastRenderedPageBreak/>
        <w:t>interface</w:t>
      </w:r>
      <w:r>
        <w:rPr>
          <w:spacing w:val="12"/>
        </w:rPr>
        <w:t xml:space="preserve"> </w:t>
      </w:r>
      <w:r>
        <w:t>gráfica</w:t>
      </w:r>
      <w:r>
        <w:rPr>
          <w:spacing w:val="12"/>
        </w:rPr>
        <w:t xml:space="preserve"> </w:t>
      </w:r>
      <w:r>
        <w:t>que</w:t>
      </w:r>
      <w:r>
        <w:rPr>
          <w:spacing w:val="12"/>
        </w:rPr>
        <w:t xml:space="preserve"> </w:t>
      </w:r>
      <w:r>
        <w:t>permite</w:t>
      </w:r>
      <w:r>
        <w:rPr>
          <w:spacing w:val="11"/>
        </w:rPr>
        <w:t xml:space="preserve"> </w:t>
      </w:r>
      <w:r>
        <w:rPr>
          <w:spacing w:val="-5"/>
        </w:rPr>
        <w:t>aos</w:t>
      </w:r>
    </w:p>
    <w:p w14:paraId="4748836A" w14:textId="77777777" w:rsidR="005A1A1F" w:rsidRDefault="005A1A1F">
      <w:pPr>
        <w:pStyle w:val="Corpodetexto"/>
        <w:spacing w:line="312" w:lineRule="auto"/>
        <w:jc w:val="both"/>
        <w:sectPr w:rsidR="005A1A1F">
          <w:pgSz w:w="11910" w:h="16840"/>
          <w:pgMar w:top="1560" w:right="566" w:bottom="280" w:left="1559" w:header="1034" w:footer="0" w:gutter="0"/>
          <w:cols w:space="720"/>
        </w:sectPr>
      </w:pPr>
    </w:p>
    <w:p w14:paraId="43E664E1" w14:textId="77777777" w:rsidR="005A1A1F" w:rsidRDefault="008B10AC">
      <w:pPr>
        <w:spacing w:before="138"/>
        <w:ind w:left="161" w:right="593"/>
        <w:jc w:val="center"/>
        <w:rPr>
          <w:i/>
          <w:sz w:val="24"/>
        </w:rPr>
      </w:pPr>
      <w:commentRangeStart w:id="169"/>
      <w:r>
        <w:rPr>
          <w:sz w:val="24"/>
        </w:rPr>
        <w:lastRenderedPageBreak/>
        <w:t>Figura</w:t>
      </w:r>
      <w:r>
        <w:rPr>
          <w:spacing w:val="-6"/>
          <w:sz w:val="24"/>
        </w:rPr>
        <w:t xml:space="preserve"> </w:t>
      </w:r>
      <w:r>
        <w:rPr>
          <w:sz w:val="24"/>
        </w:rPr>
        <w:t>2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bookmarkStart w:id="170" w:name="_bookmark18"/>
      <w:bookmarkEnd w:id="170"/>
      <w:r>
        <w:rPr>
          <w:sz w:val="24"/>
        </w:rPr>
        <w:t>Os</w:t>
      </w:r>
      <w:r>
        <w:rPr>
          <w:spacing w:val="-5"/>
          <w:sz w:val="24"/>
        </w:rPr>
        <w:t xml:space="preserve"> </w:t>
      </w:r>
      <w:r>
        <w:rPr>
          <w:sz w:val="24"/>
        </w:rPr>
        <w:t>três</w:t>
      </w:r>
      <w:r>
        <w:rPr>
          <w:spacing w:val="-5"/>
          <w:sz w:val="24"/>
        </w:rPr>
        <w:t xml:space="preserve"> </w:t>
      </w:r>
      <w:r>
        <w:rPr>
          <w:sz w:val="24"/>
        </w:rPr>
        <w:t>tipos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AAS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acordo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Plattform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Industrie</w:t>
      </w:r>
      <w:r>
        <w:rPr>
          <w:i/>
          <w:spacing w:val="-5"/>
          <w:sz w:val="24"/>
        </w:rPr>
        <w:t xml:space="preserve"> 4.0</w:t>
      </w:r>
      <w:commentRangeEnd w:id="169"/>
      <w:r w:rsidR="0071637F">
        <w:rPr>
          <w:rStyle w:val="Refdecomentrio"/>
          <w:i/>
          <w:sz w:val="24"/>
          <w:szCs w:val="22"/>
        </w:rPr>
        <w:commentReference w:id="169"/>
      </w:r>
    </w:p>
    <w:p w14:paraId="78B8F0BD" w14:textId="77777777" w:rsidR="005A1A1F" w:rsidRDefault="008B10AC">
      <w:pPr>
        <w:pStyle w:val="Corpodetexto"/>
        <w:spacing w:before="7"/>
        <w:rPr>
          <w:i/>
          <w:sz w:val="15"/>
        </w:rPr>
      </w:pPr>
      <w:r>
        <w:rPr>
          <w:i/>
          <w:noProof/>
          <w:sz w:val="15"/>
        </w:rPr>
        <w:drawing>
          <wp:anchor distT="0" distB="0" distL="0" distR="0" simplePos="0" relativeHeight="487588864" behindDoc="1" locked="0" layoutInCell="1" allowOverlap="1" wp14:anchorId="2A7ACFFD" wp14:editId="4489E345">
            <wp:simplePos x="0" y="0"/>
            <wp:positionH relativeFrom="page">
              <wp:posOffset>1510639</wp:posOffset>
            </wp:positionH>
            <wp:positionV relativeFrom="paragraph">
              <wp:posOffset>129631</wp:posOffset>
            </wp:positionV>
            <wp:extent cx="4856416" cy="397802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6416" cy="397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F87D2A" w14:textId="77777777" w:rsidR="005A1A1F" w:rsidRDefault="008B10AC">
      <w:pPr>
        <w:spacing w:before="250"/>
        <w:ind w:left="160" w:right="593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6"/>
          <w:sz w:val="20"/>
        </w:rPr>
        <w:t xml:space="preserve"> </w:t>
      </w:r>
      <w:r>
        <w:rPr>
          <w:sz w:val="20"/>
        </w:rPr>
        <w:t>Adaptado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hyperlink w:anchor="_bookmark61" w:history="1">
        <w:r>
          <w:rPr>
            <w:sz w:val="20"/>
          </w:rPr>
          <w:t>Zhang</w:t>
        </w:r>
        <w:r>
          <w:rPr>
            <w:spacing w:val="-5"/>
            <w:sz w:val="20"/>
          </w:rPr>
          <w:t xml:space="preserve"> </w:t>
        </w:r>
        <w:r>
          <w:rPr>
            <w:sz w:val="20"/>
          </w:rPr>
          <w:t>et</w:t>
        </w:r>
        <w:r>
          <w:rPr>
            <w:spacing w:val="-5"/>
            <w:sz w:val="20"/>
          </w:rPr>
          <w:t xml:space="preserve"> </w:t>
        </w:r>
        <w:r>
          <w:rPr>
            <w:sz w:val="20"/>
          </w:rPr>
          <w:t>al.</w:t>
        </w:r>
      </w:hyperlink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</w:t>
      </w:r>
      <w:hyperlink w:anchor="_bookmark61" w:history="1">
        <w:r>
          <w:rPr>
            <w:spacing w:val="-2"/>
            <w:sz w:val="20"/>
          </w:rPr>
          <w:t>2025</w:t>
        </w:r>
      </w:hyperlink>
      <w:r>
        <w:rPr>
          <w:spacing w:val="-2"/>
          <w:sz w:val="20"/>
        </w:rPr>
        <w:t>).</w:t>
      </w:r>
    </w:p>
    <w:p w14:paraId="7CE6B3DB" w14:textId="77777777" w:rsidR="005A1A1F" w:rsidRDefault="005A1A1F">
      <w:pPr>
        <w:pStyle w:val="Corpodetexto"/>
        <w:rPr>
          <w:sz w:val="20"/>
        </w:rPr>
      </w:pPr>
    </w:p>
    <w:p w14:paraId="398EE593" w14:textId="77777777" w:rsidR="005A1A1F" w:rsidRDefault="005A1A1F">
      <w:pPr>
        <w:pStyle w:val="Corpodetexto"/>
        <w:spacing w:before="98"/>
        <w:rPr>
          <w:sz w:val="20"/>
        </w:rPr>
      </w:pPr>
    </w:p>
    <w:p w14:paraId="3A0A0C8C" w14:textId="746C618B" w:rsidR="005A1A1F" w:rsidRDefault="008B10AC">
      <w:pPr>
        <w:pStyle w:val="Corpodetexto"/>
        <w:spacing w:line="312" w:lineRule="auto"/>
        <w:ind w:left="140" w:right="572"/>
        <w:jc w:val="both"/>
      </w:pPr>
      <w:r>
        <w:t>projetistas</w:t>
      </w:r>
      <w:r>
        <w:rPr>
          <w:spacing w:val="-12"/>
        </w:rPr>
        <w:t xml:space="preserve"> </w:t>
      </w:r>
      <w:r>
        <w:t>modelar</w:t>
      </w:r>
      <w:r>
        <w:rPr>
          <w:spacing w:val="-13"/>
        </w:rPr>
        <w:t xml:space="preserve"> </w:t>
      </w:r>
      <w:r>
        <w:t>submodelos,</w:t>
      </w:r>
      <w:r>
        <w:rPr>
          <w:spacing w:val="-11"/>
        </w:rPr>
        <w:t xml:space="preserve"> </w:t>
      </w:r>
      <w:r>
        <w:t>carregar</w:t>
      </w:r>
      <w:r>
        <w:rPr>
          <w:spacing w:val="-12"/>
        </w:rPr>
        <w:t xml:space="preserve"> </w:t>
      </w:r>
      <w:r>
        <w:t>referências</w:t>
      </w:r>
      <w:r>
        <w:rPr>
          <w:spacing w:val="-13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exportar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estrutura</w:t>
      </w:r>
      <w:r>
        <w:rPr>
          <w:spacing w:val="-13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AAS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forma-tos brutos como o JSON (</w:t>
      </w:r>
      <w:hyperlink w:anchor="_bookmark42" w:history="1">
        <w:r w:rsidR="007E34C4">
          <w:t>E</w:t>
        </w:r>
        <w:r w:rsidR="004A1826">
          <w:t>clipse</w:t>
        </w:r>
        <w:r>
          <w:t xml:space="preserve"> AASPE</w:t>
        </w:r>
      </w:hyperlink>
      <w:r>
        <w:t xml:space="preserve">, </w:t>
      </w:r>
      <w:hyperlink w:anchor="_bookmark42" w:history="1">
        <w:r>
          <w:t>2023</w:t>
        </w:r>
      </w:hyperlink>
      <w:r>
        <w:t>).</w:t>
      </w:r>
      <w:r>
        <w:rPr>
          <w:spacing w:val="28"/>
        </w:rPr>
        <w:t xml:space="preserve"> </w:t>
      </w:r>
      <w:r>
        <w:t>No escopo de desenvolvimento embarcado, essa</w:t>
      </w:r>
      <w:r>
        <w:rPr>
          <w:spacing w:val="-15"/>
        </w:rPr>
        <w:t xml:space="preserve"> </w:t>
      </w:r>
      <w:r>
        <w:t>ferramenta</w:t>
      </w:r>
      <w:r>
        <w:rPr>
          <w:spacing w:val="-15"/>
        </w:rPr>
        <w:t xml:space="preserve"> </w:t>
      </w:r>
      <w:r>
        <w:t>é</w:t>
      </w:r>
      <w:r>
        <w:rPr>
          <w:spacing w:val="-15"/>
        </w:rPr>
        <w:t xml:space="preserve"> </w:t>
      </w:r>
      <w:r>
        <w:t>vital:</w:t>
      </w:r>
      <w:r>
        <w:rPr>
          <w:spacing w:val="2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exportação</w:t>
      </w:r>
      <w:r>
        <w:rPr>
          <w:spacing w:val="-15"/>
        </w:rPr>
        <w:t xml:space="preserve"> </w:t>
      </w:r>
      <w:r>
        <w:t>JSON</w:t>
      </w:r>
      <w:r>
        <w:rPr>
          <w:spacing w:val="-15"/>
        </w:rPr>
        <w:t xml:space="preserve"> </w:t>
      </w:r>
      <w:r>
        <w:t>atua</w:t>
      </w:r>
      <w:r>
        <w:rPr>
          <w:spacing w:val="-15"/>
        </w:rPr>
        <w:t xml:space="preserve"> </w:t>
      </w:r>
      <w:r>
        <w:t>como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"planta-baixa"estática</w:t>
      </w:r>
      <w:r>
        <w:rPr>
          <w:spacing w:val="-15"/>
        </w:rPr>
        <w:t xml:space="preserve"> </w:t>
      </w:r>
      <w:r>
        <w:t>(Tipo</w:t>
      </w:r>
      <w:r>
        <w:rPr>
          <w:spacing w:val="-15"/>
        </w:rPr>
        <w:t xml:space="preserve"> </w:t>
      </w:r>
      <w:r>
        <w:t>1)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será posteriormente</w:t>
      </w:r>
      <w:r>
        <w:rPr>
          <w:spacing w:val="-5"/>
        </w:rPr>
        <w:t xml:space="preserve"> </w:t>
      </w:r>
      <w:r>
        <w:t>importada,</w:t>
      </w:r>
      <w:r>
        <w:rPr>
          <w:spacing w:val="-4"/>
        </w:rPr>
        <w:t xml:space="preserve"> </w:t>
      </w:r>
      <w:r>
        <w:t>lida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transformada</w:t>
      </w:r>
      <w:r>
        <w:rPr>
          <w:spacing w:val="-5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um</w:t>
      </w:r>
      <w:r>
        <w:rPr>
          <w:spacing w:val="-5"/>
        </w:rPr>
        <w:t xml:space="preserve"> </w:t>
      </w:r>
      <w:r>
        <w:t>Gêmeo</w:t>
      </w:r>
      <w:r>
        <w:rPr>
          <w:spacing w:val="-5"/>
        </w:rPr>
        <w:t xml:space="preserve"> </w:t>
      </w:r>
      <w:r>
        <w:t>Digital</w:t>
      </w:r>
      <w:r>
        <w:rPr>
          <w:spacing w:val="-5"/>
        </w:rPr>
        <w:t xml:space="preserve"> </w:t>
      </w:r>
      <w:r>
        <w:t>dinâmico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reativo</w:t>
      </w:r>
      <w:r>
        <w:rPr>
          <w:spacing w:val="-5"/>
        </w:rPr>
        <w:t xml:space="preserve"> </w:t>
      </w:r>
      <w:r>
        <w:t>(Tipo 2) pela biblioteca embarcada apresentada neste projeto.</w:t>
      </w:r>
    </w:p>
    <w:p w14:paraId="2E903007" w14:textId="77777777" w:rsidR="005A1A1F" w:rsidRDefault="005A1A1F">
      <w:pPr>
        <w:pStyle w:val="Corpodetexto"/>
        <w:spacing w:before="83"/>
      </w:pPr>
    </w:p>
    <w:p w14:paraId="6C8F35DC" w14:textId="77777777" w:rsidR="005A1A1F" w:rsidRDefault="008B10AC">
      <w:pPr>
        <w:pStyle w:val="Ttulo2"/>
        <w:numPr>
          <w:ilvl w:val="1"/>
          <w:numId w:val="2"/>
        </w:numPr>
        <w:tabs>
          <w:tab w:val="left" w:pos="677"/>
        </w:tabs>
        <w:ind w:left="677" w:hanging="537"/>
      </w:pPr>
      <w:bookmarkStart w:id="171" w:name="Interoperabilidade_e_Protocolos_de_Comun"/>
      <w:bookmarkStart w:id="172" w:name="_bookmark19"/>
      <w:bookmarkEnd w:id="171"/>
      <w:bookmarkEnd w:id="172"/>
      <w:r>
        <w:t>Interoperabilidade</w:t>
      </w:r>
      <w:r>
        <w:rPr>
          <w:spacing w:val="-12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Protocolos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rPr>
          <w:spacing w:val="-2"/>
        </w:rPr>
        <w:t>Comunicação</w:t>
      </w:r>
    </w:p>
    <w:p w14:paraId="4D123766" w14:textId="77777777" w:rsidR="005A1A1F" w:rsidRDefault="005A1A1F">
      <w:pPr>
        <w:pStyle w:val="Corpodetexto"/>
        <w:spacing w:before="165"/>
        <w:rPr>
          <w:b/>
        </w:rPr>
      </w:pPr>
    </w:p>
    <w:p w14:paraId="4EE43545" w14:textId="77777777" w:rsidR="005A1A1F" w:rsidRDefault="008B10AC">
      <w:pPr>
        <w:pStyle w:val="Corpodetexto"/>
        <w:spacing w:line="312" w:lineRule="auto"/>
        <w:ind w:left="140" w:right="572" w:firstLine="850"/>
        <w:jc w:val="both"/>
      </w:pPr>
      <w:r>
        <w:t>A viabilidade da Indústria 4.0 e dos Gêmeos Digitais está condicionada à capacidade de diferentes máquinas e sistemas trocarem dados de forma fluida, segura e com significado semântico,</w:t>
      </w:r>
      <w:r>
        <w:rPr>
          <w:spacing w:val="-10"/>
        </w:rPr>
        <w:t xml:space="preserve"> </w:t>
      </w:r>
      <w:r>
        <w:t>independentemente</w:t>
      </w:r>
      <w:r>
        <w:rPr>
          <w:spacing w:val="-10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fabricante. Nesse</w:t>
      </w:r>
      <w:r>
        <w:rPr>
          <w:spacing w:val="-10"/>
        </w:rPr>
        <w:t xml:space="preserve"> </w:t>
      </w:r>
      <w:r>
        <w:t>cenário,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interoperabilidade</w:t>
      </w:r>
      <w:r>
        <w:rPr>
          <w:spacing w:val="-10"/>
        </w:rPr>
        <w:t xml:space="preserve"> </w:t>
      </w:r>
      <w:r>
        <w:t>deixou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ser apenas a transmissão bruta de bits para exigir um modelo onde a informação possui contexto embutido</w:t>
      </w:r>
      <w:r>
        <w:rPr>
          <w:spacing w:val="-15"/>
        </w:rPr>
        <w:t xml:space="preserve"> </w:t>
      </w:r>
      <w:r>
        <w:t>(</w:t>
      </w:r>
      <w:hyperlink w:anchor="_bookmark55" w:history="1">
        <w:r>
          <w:t>OPC</w:t>
        </w:r>
        <w:r>
          <w:rPr>
            <w:spacing w:val="-15"/>
          </w:rPr>
          <w:t xml:space="preserve"> </w:t>
        </w:r>
        <w:r>
          <w:t>Foundation</w:t>
        </w:r>
      </w:hyperlink>
      <w:r>
        <w:t>,</w:t>
      </w:r>
      <w:r>
        <w:rPr>
          <w:spacing w:val="-15"/>
        </w:rPr>
        <w:t xml:space="preserve"> </w:t>
      </w:r>
      <w:hyperlink w:anchor="_bookmark55" w:history="1">
        <w:r>
          <w:t>2026</w:t>
        </w:r>
      </w:hyperlink>
      <w:r>
        <w:t>).</w:t>
      </w:r>
      <w:r>
        <w:rPr>
          <w:spacing w:val="-15"/>
        </w:rPr>
        <w:t xml:space="preserve"> </w:t>
      </w:r>
      <w:r>
        <w:t>É</w:t>
      </w:r>
      <w:r>
        <w:rPr>
          <w:spacing w:val="-15"/>
        </w:rPr>
        <w:t xml:space="preserve"> </w:t>
      </w:r>
      <w:r>
        <w:t>exatamente</w:t>
      </w:r>
      <w:r>
        <w:rPr>
          <w:spacing w:val="-15"/>
        </w:rPr>
        <w:t xml:space="preserve"> </w:t>
      </w:r>
      <w:r>
        <w:t>nessa</w:t>
      </w:r>
      <w:r>
        <w:rPr>
          <w:spacing w:val="-15"/>
        </w:rPr>
        <w:t xml:space="preserve"> </w:t>
      </w:r>
      <w:r>
        <w:t>necessidade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comunicação</w:t>
      </w:r>
      <w:r>
        <w:rPr>
          <w:spacing w:val="-15"/>
        </w:rPr>
        <w:t xml:space="preserve"> </w:t>
      </w:r>
      <w:r>
        <w:t>semântica que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AAS</w:t>
      </w:r>
      <w:r>
        <w:rPr>
          <w:spacing w:val="-4"/>
        </w:rPr>
        <w:t xml:space="preserve"> </w:t>
      </w:r>
      <w:r>
        <w:t>depende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protocolos</w:t>
      </w:r>
      <w:r>
        <w:rPr>
          <w:spacing w:val="-4"/>
        </w:rPr>
        <w:t xml:space="preserve"> </w:t>
      </w:r>
      <w:r>
        <w:t>avançados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sair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arquivo</w:t>
      </w:r>
      <w:r>
        <w:rPr>
          <w:spacing w:val="-3"/>
        </w:rPr>
        <w:t xml:space="preserve"> </w:t>
      </w:r>
      <w:r>
        <w:t>passivo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materializar como um gêmeo digital reativo.</w:t>
      </w:r>
    </w:p>
    <w:p w14:paraId="23DC8384" w14:textId="77777777" w:rsidR="005A1A1F" w:rsidRDefault="005A1A1F">
      <w:pPr>
        <w:pStyle w:val="Corpodetexto"/>
        <w:spacing w:line="312" w:lineRule="auto"/>
        <w:jc w:val="both"/>
        <w:sectPr w:rsidR="005A1A1F">
          <w:pgSz w:w="11910" w:h="16840"/>
          <w:pgMar w:top="1560" w:right="566" w:bottom="280" w:left="1559" w:header="1034" w:footer="0" w:gutter="0"/>
          <w:cols w:space="720"/>
        </w:sectPr>
      </w:pPr>
    </w:p>
    <w:p w14:paraId="5DAE248F" w14:textId="77777777" w:rsidR="005A1A1F" w:rsidRDefault="008B10AC">
      <w:pPr>
        <w:pStyle w:val="Corpodetexto"/>
        <w:spacing w:before="138"/>
        <w:ind w:left="160" w:right="597"/>
        <w:jc w:val="center"/>
        <w:rPr>
          <w:i/>
        </w:rPr>
      </w:pPr>
      <w:commentRangeStart w:id="173"/>
      <w:r>
        <w:lastRenderedPageBreak/>
        <w:t>Figura</w:t>
      </w:r>
      <w:r>
        <w:rPr>
          <w:spacing w:val="-7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bookmarkStart w:id="174" w:name="_bookmark20"/>
      <w:bookmarkEnd w:id="174"/>
      <w:r>
        <w:t>Interface</w:t>
      </w:r>
      <w:r>
        <w:rPr>
          <w:spacing w:val="-6"/>
        </w:rPr>
        <w:t xml:space="preserve"> </w:t>
      </w:r>
      <w:r>
        <w:t>gráfica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modelagem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AAS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tipo</w:t>
      </w:r>
      <w:r>
        <w:rPr>
          <w:spacing w:val="-7"/>
        </w:rPr>
        <w:t xml:space="preserve"> </w:t>
      </w:r>
      <w:r>
        <w:t>1</w:t>
      </w:r>
      <w:r>
        <w:rPr>
          <w:spacing w:val="-6"/>
        </w:rPr>
        <w:t xml:space="preserve"> </w:t>
      </w:r>
      <w:r>
        <w:rPr>
          <w:i/>
        </w:rPr>
        <w:t>Aasx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Explorer</w:t>
      </w:r>
      <w:commentRangeEnd w:id="173"/>
      <w:r w:rsidR="009B34A7">
        <w:rPr>
          <w:rStyle w:val="Refdecomentrio"/>
          <w:i/>
          <w:sz w:val="24"/>
          <w:szCs w:val="24"/>
        </w:rPr>
        <w:commentReference w:id="173"/>
      </w:r>
    </w:p>
    <w:p w14:paraId="7CBD7855" w14:textId="77777777" w:rsidR="005A1A1F" w:rsidRDefault="008B10AC">
      <w:pPr>
        <w:pStyle w:val="Corpodetexto"/>
        <w:spacing w:before="2"/>
        <w:rPr>
          <w:i/>
          <w:sz w:val="12"/>
        </w:rPr>
      </w:pPr>
      <w:r>
        <w:rPr>
          <w:i/>
          <w:noProof/>
          <w:sz w:val="12"/>
        </w:rPr>
        <w:drawing>
          <wp:anchor distT="0" distB="0" distL="0" distR="0" simplePos="0" relativeHeight="487589376" behindDoc="1" locked="0" layoutInCell="1" allowOverlap="1" wp14:anchorId="78E0970B" wp14:editId="5B0F7E0D">
            <wp:simplePos x="0" y="0"/>
            <wp:positionH relativeFrom="page">
              <wp:posOffset>1510639</wp:posOffset>
            </wp:positionH>
            <wp:positionV relativeFrom="paragraph">
              <wp:posOffset>104328</wp:posOffset>
            </wp:positionV>
            <wp:extent cx="4964620" cy="273653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4620" cy="2736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BE54C9" w14:textId="77777777" w:rsidR="005A1A1F" w:rsidRDefault="008B10AC">
      <w:pPr>
        <w:spacing w:before="135"/>
        <w:ind w:left="160" w:right="593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7"/>
          <w:sz w:val="20"/>
        </w:rPr>
        <w:t xml:space="preserve"> </w:t>
      </w:r>
      <w:r>
        <w:rPr>
          <w:sz w:val="20"/>
        </w:rPr>
        <w:t>Adaptado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hyperlink w:anchor="_bookmark42" w:history="1">
        <w:r>
          <w:rPr>
            <w:sz w:val="20"/>
          </w:rPr>
          <w:t>Eclipse</w:t>
        </w:r>
        <w:r>
          <w:rPr>
            <w:spacing w:val="-7"/>
            <w:sz w:val="20"/>
          </w:rPr>
          <w:t xml:space="preserve"> </w:t>
        </w:r>
        <w:r>
          <w:rPr>
            <w:sz w:val="20"/>
          </w:rPr>
          <w:t>AASPE</w:t>
        </w:r>
      </w:hyperlink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</w:t>
      </w:r>
      <w:hyperlink w:anchor="_bookmark42" w:history="1">
        <w:r>
          <w:rPr>
            <w:spacing w:val="-2"/>
            <w:sz w:val="20"/>
          </w:rPr>
          <w:t>2023</w:t>
        </w:r>
      </w:hyperlink>
      <w:r>
        <w:rPr>
          <w:spacing w:val="-2"/>
          <w:sz w:val="20"/>
        </w:rPr>
        <w:t>).</w:t>
      </w:r>
    </w:p>
    <w:p w14:paraId="1FC758E5" w14:textId="77777777" w:rsidR="005A1A1F" w:rsidRDefault="005A1A1F">
      <w:pPr>
        <w:pStyle w:val="Corpodetexto"/>
        <w:rPr>
          <w:sz w:val="20"/>
        </w:rPr>
      </w:pPr>
    </w:p>
    <w:p w14:paraId="3DAA13AC" w14:textId="77777777" w:rsidR="005A1A1F" w:rsidRDefault="005A1A1F">
      <w:pPr>
        <w:pStyle w:val="Corpodetexto"/>
        <w:spacing w:before="97"/>
        <w:rPr>
          <w:sz w:val="20"/>
        </w:rPr>
      </w:pPr>
    </w:p>
    <w:p w14:paraId="40C17617" w14:textId="77777777" w:rsidR="005A1A1F" w:rsidRDefault="008B10AC">
      <w:pPr>
        <w:pStyle w:val="Ttulo2"/>
        <w:numPr>
          <w:ilvl w:val="2"/>
          <w:numId w:val="2"/>
        </w:numPr>
        <w:tabs>
          <w:tab w:val="left" w:pos="857"/>
        </w:tabs>
        <w:spacing w:before="1"/>
        <w:ind w:hanging="717"/>
      </w:pPr>
      <w:bookmarkStart w:id="175" w:name="Arquitetura_OPC_UA"/>
      <w:bookmarkStart w:id="176" w:name="_bookmark21"/>
      <w:bookmarkEnd w:id="175"/>
      <w:bookmarkEnd w:id="176"/>
      <w:r>
        <w:t>Arquitetura</w:t>
      </w:r>
      <w:r>
        <w:rPr>
          <w:spacing w:val="-13"/>
        </w:rPr>
        <w:t xml:space="preserve"> </w:t>
      </w:r>
      <w:r>
        <w:t>OPC</w:t>
      </w:r>
      <w:r>
        <w:rPr>
          <w:spacing w:val="-12"/>
        </w:rPr>
        <w:t xml:space="preserve"> </w:t>
      </w:r>
      <w:r>
        <w:rPr>
          <w:spacing w:val="-5"/>
        </w:rPr>
        <w:t>UA</w:t>
      </w:r>
    </w:p>
    <w:p w14:paraId="58DC2A91" w14:textId="77777777" w:rsidR="005A1A1F" w:rsidRDefault="005A1A1F">
      <w:pPr>
        <w:pStyle w:val="Corpodetexto"/>
        <w:spacing w:before="81"/>
        <w:rPr>
          <w:b/>
        </w:rPr>
      </w:pPr>
    </w:p>
    <w:p w14:paraId="1159F131" w14:textId="0D0FB8DE" w:rsidR="005A1A1F" w:rsidRDefault="008B10AC">
      <w:pPr>
        <w:pStyle w:val="Corpodetexto"/>
        <w:spacing w:line="360" w:lineRule="atLeast"/>
        <w:ind w:left="140" w:right="572" w:firstLine="850"/>
        <w:jc w:val="both"/>
      </w:pPr>
      <w:r>
        <w:t xml:space="preserve">A </w:t>
      </w:r>
      <w:r>
        <w:rPr>
          <w:i/>
        </w:rPr>
        <w:t>Open Platform</w:t>
      </w:r>
      <w:r>
        <w:rPr>
          <w:i/>
          <w:spacing w:val="-1"/>
        </w:rPr>
        <w:t xml:space="preserve"> </w:t>
      </w:r>
      <w:r>
        <w:rPr>
          <w:i/>
        </w:rPr>
        <w:t xml:space="preserve">Communications Unified Architecture </w:t>
      </w:r>
      <w:r>
        <w:t>(OPC UA)</w:t>
      </w:r>
      <w:r>
        <w:rPr>
          <w:spacing w:val="-1"/>
        </w:rPr>
        <w:t xml:space="preserve"> </w:t>
      </w:r>
      <w:r>
        <w:t>consolida-se atu-almente como o protocolo padrão absoluto para a comunicação industrial e a espinha dorsal</w:t>
      </w:r>
      <w:r>
        <w:rPr>
          <w:spacing w:val="40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interoperabilidade</w:t>
      </w:r>
      <w:r>
        <w:rPr>
          <w:spacing w:val="-5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Indústria</w:t>
      </w:r>
      <w:r>
        <w:rPr>
          <w:spacing w:val="-5"/>
        </w:rPr>
        <w:t xml:space="preserve"> </w:t>
      </w:r>
      <w:r>
        <w:t>4.0</w:t>
      </w:r>
      <w:r>
        <w:rPr>
          <w:spacing w:val="-5"/>
        </w:rPr>
        <w:t xml:space="preserve"> </w:t>
      </w:r>
      <w:r>
        <w:t>(</w:t>
      </w:r>
      <w:hyperlink w:anchor="_bookmark55" w:history="1">
        <w:r>
          <w:t>OPC</w:t>
        </w:r>
        <w:r>
          <w:rPr>
            <w:spacing w:val="-5"/>
          </w:rPr>
          <w:t xml:space="preserve"> </w:t>
        </w:r>
        <w:r>
          <w:t>Foundation</w:t>
        </w:r>
      </w:hyperlink>
      <w:r>
        <w:t>,</w:t>
      </w:r>
      <w:r>
        <w:rPr>
          <w:spacing w:val="-4"/>
        </w:rPr>
        <w:t xml:space="preserve"> </w:t>
      </w:r>
      <w:hyperlink w:anchor="_bookmark55" w:history="1">
        <w:r>
          <w:t>2026</w:t>
        </w:r>
      </w:hyperlink>
      <w:r>
        <w:t>). A</w:t>
      </w:r>
      <w:r>
        <w:rPr>
          <w:spacing w:val="-5"/>
        </w:rPr>
        <w:t xml:space="preserve"> </w:t>
      </w:r>
      <w:r>
        <w:t>grande</w:t>
      </w:r>
      <w:r>
        <w:rPr>
          <w:spacing w:val="-5"/>
        </w:rPr>
        <w:t xml:space="preserve"> </w:t>
      </w:r>
      <w:r>
        <w:t>importância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OPC UA para o AAS reside na sua capacidade nativa de modelagem de informações (</w:t>
      </w:r>
      <w:r>
        <w:rPr>
          <w:i/>
        </w:rPr>
        <w:t>Information Modeling</w:t>
      </w:r>
      <w:r>
        <w:t>).</w:t>
      </w:r>
      <w:r>
        <w:rPr>
          <w:spacing w:val="77"/>
        </w:rPr>
        <w:t xml:space="preserve"> </w:t>
      </w:r>
      <w:r>
        <w:t>Enquanto protocolos tradicionais (como Modbus ou MQTT simples) limitam-se</w:t>
      </w:r>
      <w:r>
        <w:rPr>
          <w:spacing w:val="80"/>
        </w:rPr>
        <w:t xml:space="preserve"> </w:t>
      </w:r>
      <w:r>
        <w:t>a transferir variáveis isoladas e desprovidas de contexto hierárquico, o OPC UA permite es-truturar os dados em uma topologia complexa orientada a objetos, refletindo perfeitamente a estrutura de submodelos e propriedades exigida pelo AAS (</w:t>
      </w:r>
      <w:hyperlink w:anchor="_bookmark55" w:history="1">
        <w:r>
          <w:t>OPC Foundation</w:t>
        </w:r>
      </w:hyperlink>
      <w:r>
        <w:t xml:space="preserve">, </w:t>
      </w:r>
      <w:hyperlink w:anchor="_bookmark55" w:history="1">
        <w:r>
          <w:t>2026</w:t>
        </w:r>
      </w:hyperlink>
      <w:r>
        <w:t xml:space="preserve">; </w:t>
      </w:r>
      <w:hyperlink w:anchor="_bookmark57" w:history="1">
        <w:r>
          <w:t>P</w:t>
        </w:r>
        <w:r w:rsidR="00904E6C">
          <w:t>ribiš</w:t>
        </w:r>
        <w:r>
          <w:t>;</w:t>
        </w:r>
      </w:hyperlink>
      <w:r>
        <w:t xml:space="preserve"> </w:t>
      </w:r>
      <w:hyperlink w:anchor="_bookmark57" w:history="1">
        <w:r>
          <w:rPr>
            <w:spacing w:val="29"/>
          </w:rPr>
          <w:t>B</w:t>
        </w:r>
        <w:r w:rsidR="00904E6C">
          <w:rPr>
            <w:spacing w:val="29"/>
          </w:rPr>
          <w:t>e</w:t>
        </w:r>
        <w:r w:rsidR="00904E6C">
          <w:rPr>
            <w:spacing w:val="-98"/>
          </w:rPr>
          <w:t>n</w:t>
        </w:r>
        <w:r w:rsidR="00904E6C">
          <w:rPr>
            <w:spacing w:val="29"/>
            <w:position w:val="5"/>
          </w:rPr>
          <w:t>ˇ</w:t>
        </w:r>
        <w:r w:rsidR="00904E6C">
          <w:rPr>
            <w:spacing w:val="-12"/>
            <w:position w:val="5"/>
          </w:rPr>
          <w:t xml:space="preserve"> </w:t>
        </w:r>
        <w:r w:rsidR="00904E6C">
          <w:rPr>
            <w:spacing w:val="-2"/>
          </w:rPr>
          <w:t>o</w:t>
        </w:r>
        <w:r>
          <w:rPr>
            <w:spacing w:val="-2"/>
          </w:rPr>
          <w:t>;</w:t>
        </w:r>
        <w:r>
          <w:rPr>
            <w:spacing w:val="-14"/>
          </w:rPr>
          <w:t xml:space="preserve"> </w:t>
        </w:r>
        <w:r>
          <w:rPr>
            <w:spacing w:val="-2"/>
          </w:rPr>
          <w:t>D</w:t>
        </w:r>
        <w:r w:rsidR="00904E6C">
          <w:rPr>
            <w:spacing w:val="-2"/>
          </w:rPr>
          <w:t>rahoš</w:t>
        </w:r>
      </w:hyperlink>
      <w:r>
        <w:rPr>
          <w:spacing w:val="-2"/>
        </w:rPr>
        <w:t>,</w:t>
      </w:r>
      <w:r>
        <w:rPr>
          <w:spacing w:val="-9"/>
        </w:rPr>
        <w:t xml:space="preserve"> </w:t>
      </w:r>
      <w:hyperlink w:anchor="_bookmark57" w:history="1">
        <w:r>
          <w:rPr>
            <w:spacing w:val="-2"/>
          </w:rPr>
          <w:t>2021</w:t>
        </w:r>
      </w:hyperlink>
      <w:r>
        <w:rPr>
          <w:spacing w:val="-2"/>
        </w:rPr>
        <w:t>).</w:t>
      </w:r>
      <w:r>
        <w:rPr>
          <w:spacing w:val="7"/>
        </w:rPr>
        <w:t xml:space="preserve"> </w:t>
      </w:r>
      <w:r>
        <w:rPr>
          <w:spacing w:val="-2"/>
        </w:rPr>
        <w:t>Dessa</w:t>
      </w:r>
      <w:r>
        <w:rPr>
          <w:spacing w:val="-10"/>
        </w:rPr>
        <w:t xml:space="preserve"> </w:t>
      </w:r>
      <w:r>
        <w:rPr>
          <w:spacing w:val="-2"/>
        </w:rPr>
        <w:t>forma,</w:t>
      </w:r>
      <w:r>
        <w:rPr>
          <w:spacing w:val="-9"/>
        </w:rPr>
        <w:t xml:space="preserve"> </w:t>
      </w:r>
      <w:r>
        <w:rPr>
          <w:spacing w:val="-2"/>
        </w:rPr>
        <w:t>o</w:t>
      </w:r>
      <w:r>
        <w:rPr>
          <w:spacing w:val="-10"/>
        </w:rPr>
        <w:t xml:space="preserve"> </w:t>
      </w:r>
      <w:r>
        <w:rPr>
          <w:spacing w:val="-2"/>
        </w:rPr>
        <w:t>OPC</w:t>
      </w:r>
      <w:r>
        <w:rPr>
          <w:spacing w:val="-10"/>
        </w:rPr>
        <w:t xml:space="preserve"> </w:t>
      </w:r>
      <w:r>
        <w:rPr>
          <w:spacing w:val="-2"/>
        </w:rPr>
        <w:t>UA</w:t>
      </w:r>
      <w:r>
        <w:rPr>
          <w:spacing w:val="-10"/>
        </w:rPr>
        <w:t xml:space="preserve"> </w:t>
      </w:r>
      <w:r>
        <w:rPr>
          <w:spacing w:val="-2"/>
        </w:rPr>
        <w:t>não</w:t>
      </w:r>
      <w:r>
        <w:rPr>
          <w:spacing w:val="-10"/>
        </w:rPr>
        <w:t xml:space="preserve"> </w:t>
      </w:r>
      <w:r>
        <w:rPr>
          <w:spacing w:val="-2"/>
        </w:rPr>
        <w:t>é</w:t>
      </w:r>
      <w:r>
        <w:rPr>
          <w:spacing w:val="-10"/>
        </w:rPr>
        <w:t xml:space="preserve"> </w:t>
      </w:r>
      <w:r>
        <w:rPr>
          <w:spacing w:val="-2"/>
        </w:rPr>
        <w:t>apenas</w:t>
      </w:r>
      <w:r>
        <w:rPr>
          <w:spacing w:val="-10"/>
        </w:rPr>
        <w:t xml:space="preserve"> </w:t>
      </w:r>
      <w:r>
        <w:rPr>
          <w:spacing w:val="-2"/>
        </w:rPr>
        <w:t>um</w:t>
      </w:r>
      <w:r>
        <w:rPr>
          <w:spacing w:val="-10"/>
        </w:rPr>
        <w:t xml:space="preserve"> </w:t>
      </w:r>
      <w:r>
        <w:rPr>
          <w:spacing w:val="-2"/>
        </w:rPr>
        <w:t>protocolo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transporte</w:t>
      </w:r>
      <w:r>
        <w:rPr>
          <w:spacing w:val="-10"/>
        </w:rPr>
        <w:t xml:space="preserve"> </w:t>
      </w:r>
      <w:r>
        <w:rPr>
          <w:spacing w:val="-2"/>
        </w:rPr>
        <w:t xml:space="preserve">de </w:t>
      </w:r>
      <w:r>
        <w:t>mensagens, mas o vetor semântico ideal para expor a árvore do AAS na rede industrial.</w:t>
      </w:r>
    </w:p>
    <w:p w14:paraId="4286A996" w14:textId="4A96A430" w:rsidR="005A1A1F" w:rsidRDefault="008B10AC">
      <w:pPr>
        <w:pStyle w:val="Corpodetexto"/>
        <w:spacing w:before="99" w:line="360" w:lineRule="atLeast"/>
        <w:ind w:left="140" w:right="572" w:firstLine="850"/>
        <w:jc w:val="both"/>
      </w:pPr>
      <w:r>
        <w:t>Do ponto de vista técnico, a arquitetura do OPC UA opera primariamente sob um modelo cliente-servidor (</w:t>
      </w:r>
      <w:hyperlink w:anchor="_bookmark55" w:history="1">
        <w:r>
          <w:t>OPC Foundation</w:t>
        </w:r>
      </w:hyperlink>
      <w:r>
        <w:t xml:space="preserve">, </w:t>
      </w:r>
      <w:hyperlink w:anchor="_bookmark55" w:history="1">
        <w:r>
          <w:t>2026</w:t>
        </w:r>
      </w:hyperlink>
      <w:r>
        <w:t>).</w:t>
      </w:r>
      <w:r>
        <w:rPr>
          <w:spacing w:val="40"/>
        </w:rPr>
        <w:t xml:space="preserve"> </w:t>
      </w:r>
      <w:r>
        <w:t xml:space="preserve">O coração do protocolo é o seu Espaço de </w:t>
      </w:r>
      <w:r>
        <w:rPr>
          <w:spacing w:val="-2"/>
        </w:rPr>
        <w:t>Endereçamento</w:t>
      </w:r>
      <w:r>
        <w:rPr>
          <w:spacing w:val="-4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Address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Space</w:t>
      </w:r>
      <w:r>
        <w:rPr>
          <w:spacing w:val="-2"/>
        </w:rPr>
        <w:t>), composto</w:t>
      </w:r>
      <w:r>
        <w:rPr>
          <w:spacing w:val="-4"/>
        </w:rPr>
        <w:t xml:space="preserve"> </w:t>
      </w:r>
      <w:r>
        <w:rPr>
          <w:spacing w:val="-2"/>
        </w:rPr>
        <w:t>por</w:t>
      </w:r>
      <w:r>
        <w:rPr>
          <w:spacing w:val="-4"/>
        </w:rPr>
        <w:t xml:space="preserve"> </w:t>
      </w:r>
      <w:r>
        <w:rPr>
          <w:spacing w:val="-2"/>
        </w:rPr>
        <w:t>nós</w:t>
      </w:r>
      <w:r>
        <w:rPr>
          <w:spacing w:val="-4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Nodes</w:t>
      </w:r>
      <w:r>
        <w:rPr>
          <w:spacing w:val="-2"/>
        </w:rPr>
        <w:t>)</w:t>
      </w:r>
      <w:r>
        <w:rPr>
          <w:spacing w:val="-4"/>
        </w:rPr>
        <w:t xml:space="preserve"> </w:t>
      </w:r>
      <w:r>
        <w:rPr>
          <w:spacing w:val="-2"/>
        </w:rPr>
        <w:t>interconectados</w:t>
      </w:r>
      <w:r>
        <w:rPr>
          <w:spacing w:val="-4"/>
        </w:rPr>
        <w:t xml:space="preserve"> </w:t>
      </w:r>
      <w:r>
        <w:rPr>
          <w:spacing w:val="-2"/>
        </w:rPr>
        <w:t>por</w:t>
      </w:r>
      <w:r>
        <w:rPr>
          <w:spacing w:val="-4"/>
        </w:rPr>
        <w:t xml:space="preserve"> </w:t>
      </w:r>
      <w:r>
        <w:rPr>
          <w:spacing w:val="-2"/>
        </w:rPr>
        <w:t>referências</w:t>
      </w:r>
      <w:r>
        <w:rPr>
          <w:spacing w:val="-4"/>
        </w:rPr>
        <w:t xml:space="preserve"> </w:t>
      </w:r>
      <w:r>
        <w:rPr>
          <w:spacing w:val="-2"/>
        </w:rPr>
        <w:t xml:space="preserve">que </w:t>
      </w:r>
      <w:r>
        <w:t>formam</w:t>
      </w:r>
      <w:r>
        <w:rPr>
          <w:spacing w:val="-5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malha</w:t>
      </w:r>
      <w:r>
        <w:rPr>
          <w:spacing w:val="-5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árvore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dados. Cada</w:t>
      </w:r>
      <w:r>
        <w:rPr>
          <w:spacing w:val="-5"/>
        </w:rPr>
        <w:t xml:space="preserve"> </w:t>
      </w:r>
      <w:r>
        <w:t>nó</w:t>
      </w:r>
      <w:r>
        <w:rPr>
          <w:spacing w:val="-4"/>
        </w:rPr>
        <w:t xml:space="preserve"> </w:t>
      </w:r>
      <w:r>
        <w:t>possui</w:t>
      </w:r>
      <w:r>
        <w:rPr>
          <w:spacing w:val="-4"/>
        </w:rPr>
        <w:t xml:space="preserve"> </w:t>
      </w:r>
      <w:r>
        <w:t>atributos</w:t>
      </w:r>
      <w:r>
        <w:rPr>
          <w:spacing w:val="-5"/>
        </w:rPr>
        <w:t xml:space="preserve"> </w:t>
      </w:r>
      <w:r>
        <w:t>específicos,</w:t>
      </w:r>
      <w:r>
        <w:rPr>
          <w:spacing w:val="-4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valor,</w:t>
      </w:r>
      <w:r>
        <w:rPr>
          <w:spacing w:val="-4"/>
        </w:rPr>
        <w:t xml:space="preserve"> </w:t>
      </w:r>
      <w:r>
        <w:t>tipo de dado e descrição.</w:t>
      </w:r>
      <w:r>
        <w:rPr>
          <w:spacing w:val="38"/>
        </w:rPr>
        <w:t xml:space="preserve"> </w:t>
      </w:r>
      <w:r>
        <w:t>No escopo de desenvolvimento deste trabalho, quando um arquivo AAS estático</w:t>
      </w:r>
      <w:r>
        <w:rPr>
          <w:spacing w:val="-15"/>
        </w:rPr>
        <w:t xml:space="preserve"> </w:t>
      </w:r>
      <w:r>
        <w:t>(JSON</w:t>
      </w:r>
      <w:r>
        <w:rPr>
          <w:spacing w:val="-15"/>
        </w:rPr>
        <w:t xml:space="preserve"> </w:t>
      </w:r>
      <w:r>
        <w:t>Tipo</w:t>
      </w:r>
      <w:r>
        <w:rPr>
          <w:spacing w:val="-15"/>
        </w:rPr>
        <w:t xml:space="preserve"> </w:t>
      </w:r>
      <w:r>
        <w:t>1)</w:t>
      </w:r>
      <w:r>
        <w:rPr>
          <w:spacing w:val="-15"/>
        </w:rPr>
        <w:t xml:space="preserve"> </w:t>
      </w:r>
      <w:r>
        <w:t>é</w:t>
      </w:r>
      <w:r>
        <w:rPr>
          <w:spacing w:val="-15"/>
        </w:rPr>
        <w:t xml:space="preserve"> </w:t>
      </w:r>
      <w:r>
        <w:t>lido</w:t>
      </w:r>
      <w:r>
        <w:rPr>
          <w:spacing w:val="-15"/>
        </w:rPr>
        <w:t xml:space="preserve"> </w:t>
      </w:r>
      <w:r>
        <w:t>por</w:t>
      </w:r>
      <w:r>
        <w:rPr>
          <w:spacing w:val="-15"/>
        </w:rPr>
        <w:t xml:space="preserve"> </w:t>
      </w:r>
      <w:r>
        <w:t>um</w:t>
      </w:r>
      <w:r>
        <w:rPr>
          <w:spacing w:val="-15"/>
        </w:rPr>
        <w:t xml:space="preserve"> </w:t>
      </w:r>
      <w:r>
        <w:t>dispositivo</w:t>
      </w:r>
      <w:r>
        <w:rPr>
          <w:spacing w:val="-15"/>
        </w:rPr>
        <w:t xml:space="preserve"> </w:t>
      </w:r>
      <w:r>
        <w:t>físico</w:t>
      </w:r>
      <w:r>
        <w:rPr>
          <w:spacing w:val="-15"/>
        </w:rPr>
        <w:t xml:space="preserve"> </w:t>
      </w:r>
      <w:r>
        <w:t>(como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ESP32),</w:t>
      </w:r>
      <w:r>
        <w:rPr>
          <w:spacing w:val="-1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biblioteca</w:t>
      </w:r>
      <w:r>
        <w:rPr>
          <w:spacing w:val="-15"/>
        </w:rPr>
        <w:t xml:space="preserve"> </w:t>
      </w:r>
      <w:r>
        <w:t>embarcada funciona como um Servidor OPC UA interno.</w:t>
      </w:r>
      <w:r>
        <w:rPr>
          <w:spacing w:val="40"/>
        </w:rPr>
        <w:t xml:space="preserve"> </w:t>
      </w:r>
      <w:r>
        <w:t xml:space="preserve">Esse servidor tem a missão de transcrever a estrutura aninhada do AAS diretamente em nós e referências no seu </w:t>
      </w:r>
      <w:r>
        <w:rPr>
          <w:i/>
        </w:rPr>
        <w:t xml:space="preserve">Address Space </w:t>
      </w:r>
      <w:r>
        <w:t>(</w:t>
      </w:r>
      <w:hyperlink w:anchor="_bookmark57" w:history="1">
        <w:r>
          <w:t>P</w:t>
        </w:r>
        <w:r w:rsidR="007C04AB">
          <w:t>ribiš</w:t>
        </w:r>
        <w:r>
          <w:t>;</w:t>
        </w:r>
      </w:hyperlink>
      <w:r>
        <w:t xml:space="preserve"> </w:t>
      </w:r>
      <w:hyperlink w:anchor="_bookmark57" w:history="1">
        <w:r>
          <w:rPr>
            <w:spacing w:val="31"/>
          </w:rPr>
          <w:t>B</w:t>
        </w:r>
        <w:r w:rsidR="007C04AB">
          <w:rPr>
            <w:spacing w:val="31"/>
          </w:rPr>
          <w:t>e</w:t>
        </w:r>
        <w:r w:rsidR="007C04AB">
          <w:rPr>
            <w:spacing w:val="-96"/>
          </w:rPr>
          <w:t>n</w:t>
        </w:r>
        <w:r w:rsidR="007C04AB">
          <w:rPr>
            <w:spacing w:val="31"/>
            <w:position w:val="5"/>
          </w:rPr>
          <w:t>ˇ</w:t>
        </w:r>
        <w:r w:rsidR="007C04AB">
          <w:rPr>
            <w:spacing w:val="-14"/>
            <w:position w:val="5"/>
          </w:rPr>
          <w:t xml:space="preserve"> </w:t>
        </w:r>
        <w:r w:rsidR="007C04AB">
          <w:t>o</w:t>
        </w:r>
        <w:r>
          <w:t>; D</w:t>
        </w:r>
        <w:r w:rsidR="007C04AB">
          <w:t>rahoš</w:t>
        </w:r>
      </w:hyperlink>
      <w:r>
        <w:t xml:space="preserve">, </w:t>
      </w:r>
      <w:hyperlink w:anchor="_bookmark57" w:history="1">
        <w:r>
          <w:t>2021</w:t>
        </w:r>
      </w:hyperlink>
      <w:r>
        <w:t>).</w:t>
      </w:r>
      <w:r>
        <w:rPr>
          <w:spacing w:val="40"/>
        </w:rPr>
        <w:t xml:space="preserve"> </w:t>
      </w:r>
      <w:r>
        <w:t>Uma vez carregado, isso permite que qualquer cliente OPC UA</w:t>
      </w:r>
      <w:r>
        <w:rPr>
          <w:spacing w:val="40"/>
        </w:rPr>
        <w:t xml:space="preserve"> </w:t>
      </w:r>
      <w:r>
        <w:t>na fábrica possa explorar a árvore de informações do dispositivo, acessar documentações e monitorar os valores dos sensores em tempo real.</w:t>
      </w:r>
    </w:p>
    <w:p w14:paraId="4324AF97" w14:textId="77777777" w:rsidR="005A1A1F" w:rsidRDefault="005A1A1F">
      <w:pPr>
        <w:pStyle w:val="Corpodetexto"/>
        <w:spacing w:line="360" w:lineRule="atLeast"/>
        <w:jc w:val="both"/>
        <w:sectPr w:rsidR="005A1A1F">
          <w:pgSz w:w="11910" w:h="16840"/>
          <w:pgMar w:top="1560" w:right="566" w:bottom="280" w:left="1559" w:header="1034" w:footer="0" w:gutter="0"/>
          <w:cols w:space="720"/>
        </w:sectPr>
      </w:pPr>
    </w:p>
    <w:p w14:paraId="7171145C" w14:textId="77777777" w:rsidR="005A1A1F" w:rsidRDefault="008B10AC">
      <w:pPr>
        <w:pStyle w:val="Ttulo2"/>
        <w:numPr>
          <w:ilvl w:val="1"/>
          <w:numId w:val="2"/>
        </w:numPr>
        <w:tabs>
          <w:tab w:val="left" w:pos="677"/>
        </w:tabs>
        <w:spacing w:before="138"/>
        <w:ind w:left="677" w:hanging="537"/>
      </w:pPr>
      <w:bookmarkStart w:id="177" w:name="Sistemas_Operacionais_de_Tempo_Real_(RTO"/>
      <w:bookmarkStart w:id="178" w:name="_bookmark22"/>
      <w:bookmarkEnd w:id="177"/>
      <w:bookmarkEnd w:id="178"/>
      <w:r>
        <w:lastRenderedPageBreak/>
        <w:t>Sistemas</w:t>
      </w:r>
      <w:r>
        <w:rPr>
          <w:spacing w:val="-13"/>
        </w:rPr>
        <w:t xml:space="preserve"> </w:t>
      </w:r>
      <w:r>
        <w:t>Operacionais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Tempo</w:t>
      </w:r>
      <w:r>
        <w:rPr>
          <w:spacing w:val="-13"/>
        </w:rPr>
        <w:t xml:space="preserve"> </w:t>
      </w:r>
      <w:r>
        <w:t>Real</w:t>
      </w:r>
      <w:r>
        <w:rPr>
          <w:spacing w:val="-12"/>
        </w:rPr>
        <w:t xml:space="preserve"> </w:t>
      </w:r>
      <w:r>
        <w:rPr>
          <w:spacing w:val="-2"/>
        </w:rPr>
        <w:t>(RTOS)</w:t>
      </w:r>
    </w:p>
    <w:p w14:paraId="1A270BD4" w14:textId="77777777" w:rsidR="005A1A1F" w:rsidRDefault="005A1A1F">
      <w:pPr>
        <w:pStyle w:val="Corpodetexto"/>
        <w:spacing w:before="165"/>
        <w:rPr>
          <w:b/>
        </w:rPr>
      </w:pPr>
    </w:p>
    <w:p w14:paraId="66FD87F9" w14:textId="77777777" w:rsidR="005A1A1F" w:rsidRDefault="008B10AC">
      <w:pPr>
        <w:pStyle w:val="Ttulo3"/>
        <w:numPr>
          <w:ilvl w:val="2"/>
          <w:numId w:val="2"/>
        </w:numPr>
        <w:tabs>
          <w:tab w:val="left" w:pos="857"/>
        </w:tabs>
        <w:ind w:hanging="717"/>
      </w:pPr>
      <w:bookmarkStart w:id="179" w:name="O_FreeRTOS"/>
      <w:bookmarkStart w:id="180" w:name="_bookmark23"/>
      <w:bookmarkEnd w:id="179"/>
      <w:bookmarkEnd w:id="180"/>
      <w:r>
        <w:rPr>
          <w:i w:val="0"/>
        </w:rPr>
        <w:t>O</w:t>
      </w:r>
      <w:r>
        <w:rPr>
          <w:i w:val="0"/>
          <w:spacing w:val="-3"/>
        </w:rPr>
        <w:t xml:space="preserve"> </w:t>
      </w:r>
      <w:r>
        <w:rPr>
          <w:spacing w:val="-2"/>
        </w:rPr>
        <w:t>FreeRTOS</w:t>
      </w:r>
    </w:p>
    <w:p w14:paraId="275651FF" w14:textId="77777777" w:rsidR="005A1A1F" w:rsidRDefault="005A1A1F">
      <w:pPr>
        <w:pStyle w:val="Corpodetexto"/>
        <w:spacing w:before="165"/>
        <w:rPr>
          <w:b/>
          <w:i/>
        </w:rPr>
      </w:pPr>
    </w:p>
    <w:p w14:paraId="359464C0" w14:textId="5101A1F4" w:rsidR="005A1A1F" w:rsidRDefault="008B10AC">
      <w:pPr>
        <w:pStyle w:val="Corpodetexto"/>
        <w:spacing w:line="312" w:lineRule="auto"/>
        <w:ind w:left="140" w:right="572" w:firstLine="850"/>
        <w:jc w:val="both"/>
      </w:pPr>
      <w:r>
        <w:t>O</w:t>
      </w:r>
      <w:r>
        <w:rPr>
          <w:spacing w:val="-15"/>
        </w:rPr>
        <w:t xml:space="preserve"> </w:t>
      </w:r>
      <w:r>
        <w:rPr>
          <w:i/>
        </w:rPr>
        <w:t>FreeRTOS</w:t>
      </w:r>
      <w:r>
        <w:rPr>
          <w:i/>
          <w:spacing w:val="-13"/>
        </w:rPr>
        <w:t xml:space="preserve"> </w:t>
      </w:r>
      <w:r>
        <w:t>é</w:t>
      </w:r>
      <w:r>
        <w:rPr>
          <w:spacing w:val="-15"/>
        </w:rPr>
        <w:t xml:space="preserve"> </w:t>
      </w:r>
      <w:r>
        <w:t>um</w:t>
      </w:r>
      <w:r>
        <w:rPr>
          <w:spacing w:val="-15"/>
        </w:rPr>
        <w:t xml:space="preserve"> </w:t>
      </w:r>
      <w:r>
        <w:t>dos</w:t>
      </w:r>
      <w:r>
        <w:rPr>
          <w:spacing w:val="-15"/>
        </w:rPr>
        <w:t xml:space="preserve"> </w:t>
      </w:r>
      <w:r>
        <w:t>sistemas</w:t>
      </w:r>
      <w:r>
        <w:rPr>
          <w:spacing w:val="-15"/>
        </w:rPr>
        <w:t xml:space="preserve"> </w:t>
      </w:r>
      <w:r>
        <w:t>operacionais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tempo</w:t>
      </w:r>
      <w:r>
        <w:rPr>
          <w:spacing w:val="-15"/>
        </w:rPr>
        <w:t xml:space="preserve"> </w:t>
      </w:r>
      <w:r>
        <w:t>real</w:t>
      </w:r>
      <w:r>
        <w:rPr>
          <w:spacing w:val="-15"/>
        </w:rPr>
        <w:t xml:space="preserve"> </w:t>
      </w:r>
      <w:r>
        <w:t>mais</w:t>
      </w:r>
      <w:r>
        <w:rPr>
          <w:spacing w:val="-15"/>
        </w:rPr>
        <w:t xml:space="preserve"> </w:t>
      </w:r>
      <w:r>
        <w:t>amplamente</w:t>
      </w:r>
      <w:r>
        <w:rPr>
          <w:spacing w:val="-15"/>
        </w:rPr>
        <w:t xml:space="preserve"> </w:t>
      </w:r>
      <w:r>
        <w:t>adotados no ecossistema de sistemas embarcados, projetado especificamente para microcontroladores com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restritos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memória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processamento</w:t>
      </w:r>
      <w:r>
        <w:rPr>
          <w:spacing w:val="-10"/>
        </w:rPr>
        <w:t xml:space="preserve"> </w:t>
      </w:r>
      <w:r>
        <w:t>(</w:t>
      </w:r>
      <w:r>
        <w:fldChar w:fldCharType="begin"/>
      </w:r>
      <w:r>
        <w:instrText>HYPERLINK \l "_bookmark41"</w:instrText>
      </w:r>
      <w:r>
        <w:fldChar w:fldCharType="separate"/>
      </w:r>
      <w:r>
        <w:t>B</w:t>
      </w:r>
      <w:ins w:id="181" w:author="Bruno Monteiro" w:date="2026-06-12T18:58:00Z" w16du:dateUtc="2026-06-12T22:58:00Z">
        <w:r w:rsidR="00E849F2">
          <w:t>arry</w:t>
        </w:r>
      </w:ins>
      <w:del w:id="182" w:author="Bruno Monteiro" w:date="2026-06-12T18:58:00Z" w16du:dateUtc="2026-06-12T22:58:00Z">
        <w:r w:rsidDel="00E849F2">
          <w:delText>ARRY</w:delText>
        </w:r>
      </w:del>
      <w:r>
        <w:fldChar w:fldCharType="end"/>
      </w:r>
      <w:r>
        <w:t>,</w:t>
      </w:r>
      <w:r>
        <w:rPr>
          <w:spacing w:val="-10"/>
        </w:rPr>
        <w:t xml:space="preserve"> </w:t>
      </w:r>
      <w:hyperlink w:anchor="_bookmark41" w:history="1">
        <w:r>
          <w:t>2016</w:t>
        </w:r>
      </w:hyperlink>
      <w:r>
        <w:t>). Sua</w:t>
      </w:r>
      <w:r>
        <w:rPr>
          <w:spacing w:val="-10"/>
        </w:rPr>
        <w:t xml:space="preserve"> </w:t>
      </w:r>
      <w:r>
        <w:t>arquitetura</w:t>
      </w:r>
      <w:r>
        <w:rPr>
          <w:spacing w:val="-10"/>
        </w:rPr>
        <w:t xml:space="preserve"> </w:t>
      </w:r>
      <w:r>
        <w:t>baseia-se em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núcleo</w:t>
      </w:r>
      <w:r>
        <w:rPr>
          <w:spacing w:val="-3"/>
        </w:rPr>
        <w:t xml:space="preserve"> </w:t>
      </w:r>
      <w:r>
        <w:t>(</w:t>
      </w:r>
      <w:r>
        <w:rPr>
          <w:i/>
        </w:rPr>
        <w:t>kernel</w:t>
      </w:r>
      <w:r>
        <w:t>)</w:t>
      </w:r>
      <w:r>
        <w:rPr>
          <w:spacing w:val="-3"/>
        </w:rPr>
        <w:t xml:space="preserve"> </w:t>
      </w:r>
      <w:r>
        <w:t>leve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gerencia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execução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múltiplas</w:t>
      </w:r>
      <w:r>
        <w:rPr>
          <w:spacing w:val="-3"/>
        </w:rPr>
        <w:t xml:space="preserve"> </w:t>
      </w:r>
      <w:r>
        <w:t>tarefas</w:t>
      </w:r>
      <w:r>
        <w:rPr>
          <w:spacing w:val="-3"/>
        </w:rPr>
        <w:t xml:space="preserve"> </w:t>
      </w:r>
      <w:r>
        <w:t>(</w:t>
      </w:r>
      <w:r>
        <w:rPr>
          <w:i/>
        </w:rPr>
        <w:t>tasks</w:t>
      </w:r>
      <w:r>
        <w:t>)</w:t>
      </w:r>
      <w:r>
        <w:rPr>
          <w:spacing w:val="-3"/>
        </w:rPr>
        <w:t xml:space="preserve"> </w:t>
      </w:r>
      <w:r>
        <w:t>através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um escalonador</w:t>
      </w:r>
      <w:r>
        <w:rPr>
          <w:spacing w:val="-8"/>
        </w:rPr>
        <w:t xml:space="preserve"> </w:t>
      </w:r>
      <w:r>
        <w:t>preemptivo</w:t>
      </w:r>
      <w:r>
        <w:rPr>
          <w:spacing w:val="-8"/>
        </w:rPr>
        <w:t xml:space="preserve"> </w:t>
      </w:r>
      <w:r>
        <w:t>baseado</w:t>
      </w:r>
      <w:r>
        <w:rPr>
          <w:spacing w:val="-8"/>
        </w:rPr>
        <w:t xml:space="preserve"> </w:t>
      </w:r>
      <w:r>
        <w:t>em</w:t>
      </w:r>
      <w:r>
        <w:rPr>
          <w:spacing w:val="-8"/>
        </w:rPr>
        <w:t xml:space="preserve"> </w:t>
      </w:r>
      <w:r>
        <w:t>prioridades. Isso</w:t>
      </w:r>
      <w:r>
        <w:rPr>
          <w:spacing w:val="-8"/>
        </w:rPr>
        <w:t xml:space="preserve"> </w:t>
      </w:r>
      <w:r>
        <w:t>significa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tarefas</w:t>
      </w:r>
      <w:r>
        <w:rPr>
          <w:spacing w:val="-8"/>
        </w:rPr>
        <w:t xml:space="preserve"> </w:t>
      </w:r>
      <w:r>
        <w:t>mais</w:t>
      </w:r>
      <w:r>
        <w:rPr>
          <w:spacing w:val="-8"/>
        </w:rPr>
        <w:t xml:space="preserve"> </w:t>
      </w:r>
      <w:r>
        <w:t>críticas</w:t>
      </w:r>
      <w:r>
        <w:rPr>
          <w:spacing w:val="-8"/>
        </w:rPr>
        <w:t xml:space="preserve"> </w:t>
      </w:r>
      <w:r>
        <w:t>podem interromper</w:t>
      </w:r>
      <w:r>
        <w:rPr>
          <w:spacing w:val="-8"/>
        </w:rPr>
        <w:t xml:space="preserve"> </w:t>
      </w:r>
      <w:r>
        <w:t>imediatamente</w:t>
      </w:r>
      <w:r>
        <w:rPr>
          <w:spacing w:val="-8"/>
        </w:rPr>
        <w:t xml:space="preserve"> </w:t>
      </w:r>
      <w:r>
        <w:t>tarefas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menor</w:t>
      </w:r>
      <w:r>
        <w:rPr>
          <w:spacing w:val="-8"/>
        </w:rPr>
        <w:t xml:space="preserve"> </w:t>
      </w:r>
      <w:r>
        <w:t>prioridade</w:t>
      </w:r>
      <w:r>
        <w:rPr>
          <w:spacing w:val="-8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utilizar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CPU,</w:t>
      </w:r>
      <w:r>
        <w:rPr>
          <w:spacing w:val="-8"/>
        </w:rPr>
        <w:t xml:space="preserve"> </w:t>
      </w:r>
      <w:r>
        <w:t>garantindo</w:t>
      </w:r>
      <w:r>
        <w:rPr>
          <w:spacing w:val="-8"/>
        </w:rPr>
        <w:t xml:space="preserve"> </w:t>
      </w:r>
      <w:r>
        <w:t>tempos de resposta determinísticos (</w:t>
      </w:r>
      <w:hyperlink w:anchor="_bookmark41" w:history="1">
        <w:r>
          <w:t>B</w:t>
        </w:r>
        <w:r w:rsidR="00E849F2">
          <w:t>arry</w:t>
        </w:r>
      </w:hyperlink>
      <w:r>
        <w:t xml:space="preserve">, </w:t>
      </w:r>
      <w:hyperlink w:anchor="_bookmark41" w:history="1">
        <w:r>
          <w:t>2016</w:t>
        </w:r>
      </w:hyperlink>
      <w:r>
        <w:t>).</w:t>
      </w:r>
    </w:p>
    <w:p w14:paraId="18E9EDAC" w14:textId="3A800B59" w:rsidR="005A1A1F" w:rsidRDefault="008B10AC">
      <w:pPr>
        <w:pStyle w:val="Corpodetexto"/>
        <w:spacing w:before="112" w:line="312" w:lineRule="auto"/>
        <w:ind w:left="140" w:right="572" w:firstLine="850"/>
        <w:jc w:val="both"/>
      </w:pPr>
      <w:r>
        <w:t xml:space="preserve">No contexto da biblioteca proposta neste trabalho, o </w:t>
      </w:r>
      <w:r>
        <w:rPr>
          <w:i/>
        </w:rPr>
        <w:t xml:space="preserve">FreeRTOS </w:t>
      </w:r>
      <w:r>
        <w:t>desempenha um pa-pel arquitetural indispensável.</w:t>
      </w:r>
      <w:r>
        <w:rPr>
          <w:spacing w:val="33"/>
        </w:rPr>
        <w:t xml:space="preserve"> </w:t>
      </w:r>
      <w:r>
        <w:t>O gerenciamento de um Gêmeo Digital embarcado (AAS Tipo 2) exige a execução concorrente de diversas operações assíncronas.</w:t>
      </w:r>
      <w:r>
        <w:rPr>
          <w:spacing w:val="40"/>
        </w:rPr>
        <w:t xml:space="preserve"> </w:t>
      </w:r>
      <w:r>
        <w:t>O microcontrolador deve ler os sensores físicos rotineiramente para registrar dados de corrente e tensão, e realizar as operações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historização</w:t>
      </w:r>
      <w:r>
        <w:rPr>
          <w:spacing w:val="-3"/>
        </w:rPr>
        <w:t xml:space="preserve"> </w:t>
      </w:r>
      <w:r>
        <w:t>(gravação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memória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cartão</w:t>
      </w:r>
      <w:r>
        <w:rPr>
          <w:spacing w:val="-3"/>
        </w:rPr>
        <w:t xml:space="preserve"> </w:t>
      </w:r>
      <w:r>
        <w:t>SD).</w:t>
      </w:r>
      <w:r>
        <w:rPr>
          <w:spacing w:val="-3"/>
        </w:rPr>
        <w:t xml:space="preserve"> </w:t>
      </w:r>
      <w:r>
        <w:t>Simultaneamente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tudo</w:t>
      </w:r>
      <w:r>
        <w:rPr>
          <w:spacing w:val="-3"/>
        </w:rPr>
        <w:t xml:space="preserve"> </w:t>
      </w:r>
      <w:r>
        <w:t>isso, o Servidor OPC UA interno precisa processar conexões de rede e responder a requisições ex-ternas rapidamente para atualizar a árvore de nós do AAS. O escalonamento preemptivo e as ferramentas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comunicação</w:t>
      </w:r>
      <w:r>
        <w:rPr>
          <w:spacing w:val="-4"/>
        </w:rPr>
        <w:t xml:space="preserve"> </w:t>
      </w:r>
      <w:r>
        <w:t>inter-tarefas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i/>
        </w:rPr>
        <w:t>FreeRTOS</w:t>
      </w:r>
      <w:r>
        <w:rPr>
          <w:i/>
          <w:spacing w:val="-2"/>
        </w:rPr>
        <w:t xml:space="preserve"> </w:t>
      </w:r>
      <w:r>
        <w:t>(como</w:t>
      </w:r>
      <w:r>
        <w:rPr>
          <w:spacing w:val="-4"/>
        </w:rPr>
        <w:t xml:space="preserve"> </w:t>
      </w:r>
      <w:r>
        <w:t>filas,</w:t>
      </w:r>
      <w:r>
        <w:rPr>
          <w:spacing w:val="-2"/>
        </w:rPr>
        <w:t xml:space="preserve"> </w:t>
      </w:r>
      <w:r>
        <w:t>semáforos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i/>
        </w:rPr>
        <w:t>mutexes</w:t>
      </w:r>
      <w:r>
        <w:t>)</w:t>
      </w:r>
      <w:r>
        <w:rPr>
          <w:spacing w:val="-4"/>
        </w:rPr>
        <w:t xml:space="preserve"> </w:t>
      </w:r>
      <w:r>
        <w:t>são os</w:t>
      </w:r>
      <w:r>
        <w:rPr>
          <w:spacing w:val="-1"/>
        </w:rPr>
        <w:t xml:space="preserve"> </w:t>
      </w:r>
      <w:r>
        <w:t>mecanismos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garantem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pesada</w:t>
      </w:r>
      <w:r>
        <w:rPr>
          <w:spacing w:val="-1"/>
        </w:rPr>
        <w:t xml:space="preserve"> </w:t>
      </w:r>
      <w:r>
        <w:t>biblioteca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comunicação</w:t>
      </w:r>
      <w:r>
        <w:rPr>
          <w:spacing w:val="-1"/>
        </w:rPr>
        <w:t xml:space="preserve"> </w:t>
      </w:r>
      <w:r>
        <w:t>não</w:t>
      </w:r>
      <w:r>
        <w:rPr>
          <w:spacing w:val="-1"/>
        </w:rPr>
        <w:t xml:space="preserve"> </w:t>
      </w:r>
      <w:r>
        <w:t>bloqueie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precisão da leitura dos sensores (</w:t>
      </w:r>
      <w:del w:id="183" w:author="Bruno Monteiro" w:date="2026-06-12T18:59:00Z" w16du:dateUtc="2026-06-12T22:59:00Z">
        <w:r w:rsidDel="003375EF">
          <w:fldChar w:fldCharType="begin"/>
        </w:r>
        <w:r w:rsidDel="003375EF">
          <w:delInstrText>HYPERLINK \l "_bookmark41"</w:delInstrText>
        </w:r>
        <w:r w:rsidDel="003375EF">
          <w:fldChar w:fldCharType="separate"/>
        </w:r>
        <w:r w:rsidDel="003375EF">
          <w:delText>BARRY</w:delText>
        </w:r>
        <w:r w:rsidDel="003375EF">
          <w:fldChar w:fldCharType="end"/>
        </w:r>
      </w:del>
      <w:ins w:id="184" w:author="Bruno Monteiro" w:date="2026-06-12T18:59:00Z" w16du:dateUtc="2026-06-12T22:59:00Z">
        <w:r w:rsidR="003375EF">
          <w:fldChar w:fldCharType="begin"/>
        </w:r>
        <w:r w:rsidR="003375EF">
          <w:instrText>HYPERLINK \l "_bookmark41"</w:instrText>
        </w:r>
        <w:r w:rsidR="003375EF">
          <w:fldChar w:fldCharType="separate"/>
        </w:r>
        <w:r w:rsidR="003375EF">
          <w:t>B</w:t>
        </w:r>
        <w:r w:rsidR="003375EF">
          <w:t>arry</w:t>
        </w:r>
        <w:r w:rsidR="003375EF">
          <w:fldChar w:fldCharType="end"/>
        </w:r>
      </w:ins>
      <w:r>
        <w:t xml:space="preserve">, </w:t>
      </w:r>
      <w:hyperlink w:anchor="_bookmark41" w:history="1">
        <w:r>
          <w:t>2016</w:t>
        </w:r>
      </w:hyperlink>
      <w:r>
        <w:t>).</w:t>
      </w:r>
    </w:p>
    <w:p w14:paraId="614FA3BE" w14:textId="77777777" w:rsidR="005A1A1F" w:rsidRDefault="005A1A1F">
      <w:pPr>
        <w:pStyle w:val="Corpodetexto"/>
        <w:spacing w:before="56"/>
      </w:pPr>
    </w:p>
    <w:p w14:paraId="47499C12" w14:textId="77777777" w:rsidR="005A1A1F" w:rsidRDefault="008B10AC">
      <w:pPr>
        <w:pStyle w:val="PargrafodaLista"/>
        <w:numPr>
          <w:ilvl w:val="2"/>
          <w:numId w:val="2"/>
        </w:numPr>
        <w:tabs>
          <w:tab w:val="left" w:pos="857"/>
        </w:tabs>
        <w:ind w:hanging="717"/>
        <w:rPr>
          <w:b/>
          <w:sz w:val="24"/>
        </w:rPr>
      </w:pPr>
      <w:bookmarkStart w:id="185" w:name="Framework_ESP-IDF"/>
      <w:bookmarkStart w:id="186" w:name="_bookmark24"/>
      <w:bookmarkEnd w:id="185"/>
      <w:bookmarkEnd w:id="186"/>
      <w:r>
        <w:rPr>
          <w:b/>
          <w:i/>
          <w:spacing w:val="-2"/>
          <w:sz w:val="24"/>
        </w:rPr>
        <w:t>Framework</w:t>
      </w:r>
      <w:r>
        <w:rPr>
          <w:b/>
          <w:i/>
          <w:spacing w:val="-8"/>
          <w:sz w:val="24"/>
        </w:rPr>
        <w:t xml:space="preserve"> </w:t>
      </w:r>
      <w:r>
        <w:rPr>
          <w:b/>
          <w:spacing w:val="-2"/>
          <w:sz w:val="24"/>
        </w:rPr>
        <w:t>ESP-</w:t>
      </w:r>
      <w:r>
        <w:rPr>
          <w:b/>
          <w:spacing w:val="-5"/>
          <w:sz w:val="24"/>
        </w:rPr>
        <w:t>IDF</w:t>
      </w:r>
    </w:p>
    <w:p w14:paraId="6DF53587" w14:textId="77777777" w:rsidR="005A1A1F" w:rsidRDefault="005A1A1F">
      <w:pPr>
        <w:pStyle w:val="Corpodetexto"/>
        <w:spacing w:before="165"/>
        <w:rPr>
          <w:b/>
        </w:rPr>
      </w:pPr>
    </w:p>
    <w:p w14:paraId="731377D2" w14:textId="77777777" w:rsidR="005A1A1F" w:rsidRDefault="008B10AC">
      <w:pPr>
        <w:pStyle w:val="Corpodetexto"/>
        <w:spacing w:line="312" w:lineRule="auto"/>
        <w:ind w:left="140" w:right="572" w:firstLine="850"/>
        <w:jc w:val="both"/>
      </w:pPr>
      <w:r>
        <w:t>O</w:t>
      </w:r>
      <w:r>
        <w:rPr>
          <w:spacing w:val="-3"/>
        </w:rPr>
        <w:t xml:space="preserve"> </w:t>
      </w:r>
      <w:r>
        <w:rPr>
          <w:i/>
        </w:rPr>
        <w:t xml:space="preserve">ESP-IDF </w:t>
      </w:r>
      <w:r>
        <w:t>(</w:t>
      </w:r>
      <w:r>
        <w:rPr>
          <w:i/>
        </w:rPr>
        <w:t>Espressif</w:t>
      </w:r>
      <w:r>
        <w:rPr>
          <w:i/>
          <w:spacing w:val="-3"/>
        </w:rPr>
        <w:t xml:space="preserve"> </w:t>
      </w:r>
      <w:r>
        <w:rPr>
          <w:i/>
        </w:rPr>
        <w:t>IoT</w:t>
      </w:r>
      <w:r>
        <w:rPr>
          <w:i/>
          <w:spacing w:val="-3"/>
        </w:rPr>
        <w:t xml:space="preserve"> </w:t>
      </w:r>
      <w:r>
        <w:rPr>
          <w:i/>
        </w:rPr>
        <w:t>Development</w:t>
      </w:r>
      <w:r>
        <w:rPr>
          <w:i/>
          <w:spacing w:val="-3"/>
        </w:rPr>
        <w:t xml:space="preserve"> </w:t>
      </w:r>
      <w:r>
        <w:rPr>
          <w:i/>
        </w:rPr>
        <w:t>Framework</w:t>
      </w:r>
      <w:r>
        <w:t>)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plataforma</w:t>
      </w:r>
      <w:r>
        <w:rPr>
          <w:spacing w:val="-3"/>
        </w:rPr>
        <w:t xml:space="preserve"> </w:t>
      </w:r>
      <w:r>
        <w:t>oficial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desen-volvimento fornecida pela </w:t>
      </w:r>
      <w:r>
        <w:rPr>
          <w:i/>
        </w:rPr>
        <w:t xml:space="preserve">Espressif Systems </w:t>
      </w:r>
      <w:r>
        <w:t>para a sua popular linha de microcontroladores baseados</w:t>
      </w:r>
      <w:r>
        <w:rPr>
          <w:spacing w:val="-3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arquitetura</w:t>
      </w:r>
      <w:r>
        <w:rPr>
          <w:spacing w:val="-3"/>
        </w:rPr>
        <w:t xml:space="preserve"> </w:t>
      </w:r>
      <w:r>
        <w:t>ESP32</w:t>
      </w:r>
      <w:r>
        <w:rPr>
          <w:spacing w:val="-3"/>
        </w:rPr>
        <w:t xml:space="preserve"> </w:t>
      </w:r>
      <w:r>
        <w:t>(</w:t>
      </w:r>
      <w:hyperlink w:anchor="_bookmark45" w:history="1">
        <w:r>
          <w:t>Espressif</w:t>
        </w:r>
        <w:r>
          <w:rPr>
            <w:spacing w:val="-3"/>
          </w:rPr>
          <w:t xml:space="preserve"> </w:t>
        </w:r>
        <w:r>
          <w:t>Systems</w:t>
        </w:r>
      </w:hyperlink>
      <w:r>
        <w:t>,</w:t>
      </w:r>
      <w:r>
        <w:rPr>
          <w:spacing w:val="-2"/>
        </w:rPr>
        <w:t xml:space="preserve"> </w:t>
      </w:r>
      <w:hyperlink w:anchor="_bookmark45" w:history="1">
        <w:r>
          <w:t>2026</w:t>
        </w:r>
      </w:hyperlink>
      <w:r>
        <w:t>). Projetado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extrair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máximo</w:t>
      </w:r>
      <w:r>
        <w:rPr>
          <w:spacing w:val="-3"/>
        </w:rPr>
        <w:t xml:space="preserve"> </w:t>
      </w:r>
      <w:r>
        <w:t>de desempenho</w:t>
      </w:r>
      <w:r>
        <w:rPr>
          <w:spacing w:val="-9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hardware,</w:t>
      </w:r>
      <w:r>
        <w:rPr>
          <w:spacing w:val="-8"/>
        </w:rPr>
        <w:t xml:space="preserve"> </w:t>
      </w:r>
      <w:r>
        <w:t>o</w:t>
      </w:r>
      <w:r>
        <w:rPr>
          <w:spacing w:val="-9"/>
        </w:rPr>
        <w:t xml:space="preserve"> </w:t>
      </w:r>
      <w:r>
        <w:rPr>
          <w:i/>
        </w:rPr>
        <w:t>ESP-IDF</w:t>
      </w:r>
      <w:r>
        <w:rPr>
          <w:i/>
          <w:spacing w:val="-1"/>
        </w:rPr>
        <w:t xml:space="preserve"> </w:t>
      </w:r>
      <w:r>
        <w:t>utiliza</w:t>
      </w:r>
      <w:r>
        <w:rPr>
          <w:spacing w:val="-9"/>
        </w:rPr>
        <w:t xml:space="preserve"> </w:t>
      </w:r>
      <w:r>
        <w:t>uma</w:t>
      </w:r>
      <w:r>
        <w:rPr>
          <w:spacing w:val="-9"/>
        </w:rPr>
        <w:t xml:space="preserve"> </w:t>
      </w:r>
      <w:r>
        <w:t>versão</w:t>
      </w:r>
      <w:r>
        <w:rPr>
          <w:spacing w:val="-9"/>
        </w:rPr>
        <w:t xml:space="preserve"> </w:t>
      </w:r>
      <w:r>
        <w:t>amplamente</w:t>
      </w:r>
      <w:r>
        <w:rPr>
          <w:spacing w:val="-9"/>
        </w:rPr>
        <w:t xml:space="preserve"> </w:t>
      </w:r>
      <w:r>
        <w:t>integrada</w:t>
      </w:r>
      <w:r>
        <w:rPr>
          <w:spacing w:val="-9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otimizada</w:t>
      </w:r>
      <w:r>
        <w:rPr>
          <w:spacing w:val="-9"/>
        </w:rPr>
        <w:t xml:space="preserve"> </w:t>
      </w:r>
      <w:r>
        <w:t xml:space="preserve">do </w:t>
      </w:r>
      <w:r>
        <w:rPr>
          <w:i/>
        </w:rPr>
        <w:t xml:space="preserve">FreeRTOS </w:t>
      </w:r>
      <w:r>
        <w:t>como o seu sistema operacional central (</w:t>
      </w:r>
      <w:hyperlink w:anchor="_bookmark45" w:history="1">
        <w:r>
          <w:t>Espressif Systems</w:t>
        </w:r>
      </w:hyperlink>
      <w:r>
        <w:t xml:space="preserve">, </w:t>
      </w:r>
      <w:hyperlink w:anchor="_bookmark45" w:history="1">
        <w:r>
          <w:t>2026</w:t>
        </w:r>
      </w:hyperlink>
      <w:r>
        <w:t>).</w:t>
      </w:r>
    </w:p>
    <w:p w14:paraId="4CE8B630" w14:textId="77777777" w:rsidR="005A1A1F" w:rsidRDefault="008B10AC">
      <w:pPr>
        <w:pStyle w:val="Corpodetexto"/>
        <w:spacing w:before="113" w:line="312" w:lineRule="auto"/>
        <w:ind w:left="140" w:right="572" w:firstLine="850"/>
        <w:jc w:val="both"/>
      </w:pPr>
      <w:r>
        <w:rPr>
          <w:spacing w:val="-2"/>
        </w:rPr>
        <w:t>Essa</w:t>
      </w:r>
      <w:r>
        <w:rPr>
          <w:spacing w:val="-4"/>
        </w:rPr>
        <w:t xml:space="preserve"> </w:t>
      </w:r>
      <w:r>
        <w:rPr>
          <w:spacing w:val="-2"/>
        </w:rPr>
        <w:t>integração</w:t>
      </w:r>
      <w:r>
        <w:rPr>
          <w:spacing w:val="-4"/>
        </w:rPr>
        <w:t xml:space="preserve"> </w:t>
      </w:r>
      <w:r>
        <w:rPr>
          <w:spacing w:val="-2"/>
        </w:rPr>
        <w:t>estrutural</w:t>
      </w:r>
      <w:r>
        <w:rPr>
          <w:spacing w:val="-4"/>
        </w:rPr>
        <w:t xml:space="preserve"> </w:t>
      </w:r>
      <w:r>
        <w:rPr>
          <w:spacing w:val="-2"/>
        </w:rPr>
        <w:t>proporciona</w:t>
      </w:r>
      <w:r>
        <w:rPr>
          <w:spacing w:val="-4"/>
        </w:rPr>
        <w:t xml:space="preserve"> </w:t>
      </w:r>
      <w:r>
        <w:rPr>
          <w:spacing w:val="-2"/>
        </w:rPr>
        <w:t>vantagens</w:t>
      </w:r>
      <w:r>
        <w:rPr>
          <w:spacing w:val="-4"/>
        </w:rPr>
        <w:t xml:space="preserve"> </w:t>
      </w:r>
      <w:r>
        <w:rPr>
          <w:spacing w:val="-2"/>
        </w:rPr>
        <w:t>cruciais</w:t>
      </w:r>
      <w:r>
        <w:rPr>
          <w:spacing w:val="-4"/>
        </w:rPr>
        <w:t xml:space="preserve"> </w:t>
      </w:r>
      <w:r>
        <w:rPr>
          <w:spacing w:val="-2"/>
        </w:rPr>
        <w:t>para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engenharia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i/>
          <w:spacing w:val="-2"/>
        </w:rPr>
        <w:t>firmwa-</w:t>
      </w:r>
      <w:r>
        <w:rPr>
          <w:i/>
        </w:rPr>
        <w:t>res</w:t>
      </w:r>
      <w:r>
        <w:rPr>
          <w:i/>
          <w:spacing w:val="-4"/>
        </w:rPr>
        <w:t xml:space="preserve"> </w:t>
      </w:r>
      <w:r>
        <w:t>avançados.</w:t>
      </w:r>
      <w:r>
        <w:rPr>
          <w:spacing w:val="21"/>
        </w:rPr>
        <w:t xml:space="preserve"> </w:t>
      </w:r>
      <w:r>
        <w:t>O</w:t>
      </w:r>
      <w:r>
        <w:rPr>
          <w:spacing w:val="-4"/>
        </w:rPr>
        <w:t xml:space="preserve"> </w:t>
      </w:r>
      <w:r>
        <w:rPr>
          <w:i/>
        </w:rPr>
        <w:t>FreeRTOS</w:t>
      </w:r>
      <w:r>
        <w:rPr>
          <w:i/>
          <w:spacing w:val="-2"/>
        </w:rPr>
        <w:t xml:space="preserve"> </w:t>
      </w:r>
      <w:r>
        <w:t>presente</w:t>
      </w:r>
      <w:r>
        <w:rPr>
          <w:spacing w:val="-4"/>
        </w:rPr>
        <w:t xml:space="preserve"> </w:t>
      </w:r>
      <w:r>
        <w:t>nativamente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rPr>
          <w:i/>
        </w:rPr>
        <w:t xml:space="preserve">ESP-IDF </w:t>
      </w:r>
      <w:r>
        <w:t>sofreu</w:t>
      </w:r>
      <w:r>
        <w:rPr>
          <w:spacing w:val="-4"/>
        </w:rPr>
        <w:t xml:space="preserve"> </w:t>
      </w:r>
      <w:r>
        <w:t>adaptações</w:t>
      </w:r>
      <w:r>
        <w:rPr>
          <w:spacing w:val="-4"/>
        </w:rPr>
        <w:t xml:space="preserve"> </w:t>
      </w:r>
      <w:r>
        <w:t>pesadas</w:t>
      </w:r>
      <w:r>
        <w:rPr>
          <w:spacing w:val="-5"/>
        </w:rPr>
        <w:t xml:space="preserve"> </w:t>
      </w:r>
      <w:r>
        <w:t xml:space="preserve">por parte da fabricante para suportar o Multiprocessamento Simétrico (SMP - </w:t>
      </w:r>
      <w:r>
        <w:rPr>
          <w:i/>
        </w:rPr>
        <w:t>Symmetric Multi-processing</w:t>
      </w:r>
      <w:r>
        <w:t xml:space="preserve">), o que viabiliza a alocação de diferentes </w:t>
      </w:r>
      <w:r>
        <w:rPr>
          <w:i/>
        </w:rPr>
        <w:t xml:space="preserve">tasks </w:t>
      </w:r>
      <w:r>
        <w:t>do sistema operacional em núcleos separados do processador físico simultaneamente (</w:t>
      </w:r>
      <w:hyperlink w:anchor="_bookmark45" w:history="1">
        <w:r>
          <w:t>Espressif Systems</w:t>
        </w:r>
      </w:hyperlink>
      <w:r>
        <w:t xml:space="preserve">, </w:t>
      </w:r>
      <w:hyperlink w:anchor="_bookmark45" w:history="1">
        <w:r>
          <w:t>2026</w:t>
        </w:r>
      </w:hyperlink>
      <w:r>
        <w:t>).</w:t>
      </w:r>
      <w:r>
        <w:rPr>
          <w:spacing w:val="40"/>
        </w:rPr>
        <w:t xml:space="preserve"> </w:t>
      </w:r>
      <w:r>
        <w:t xml:space="preserve">Essa tecnologia embarcada servirá de pilar para o projeto, fornecendo uma base sólida de </w:t>
      </w:r>
      <w:r>
        <w:rPr>
          <w:i/>
        </w:rPr>
        <w:t>drivers</w:t>
      </w:r>
      <w:r>
        <w:t xml:space="preserve">, </w:t>
      </w:r>
      <w:r>
        <w:rPr>
          <w:i/>
        </w:rPr>
        <w:t xml:space="preserve">threads </w:t>
      </w:r>
      <w:r>
        <w:t xml:space="preserve">e rede, garantindo que o </w:t>
      </w:r>
      <w:r>
        <w:rPr>
          <w:i/>
        </w:rPr>
        <w:t xml:space="preserve">firmware </w:t>
      </w:r>
      <w:r>
        <w:t>opere com segurança, isolando o protocolo OPC UA em um núcleo enquanto os sensores operam livres de interferência no outro núcleo do chip.</w:t>
      </w:r>
    </w:p>
    <w:p w14:paraId="16A235DE" w14:textId="77777777" w:rsidR="005A1A1F" w:rsidRDefault="005A1A1F">
      <w:pPr>
        <w:pStyle w:val="Corpodetexto"/>
        <w:spacing w:line="312" w:lineRule="auto"/>
        <w:jc w:val="both"/>
        <w:sectPr w:rsidR="005A1A1F">
          <w:pgSz w:w="11910" w:h="16840"/>
          <w:pgMar w:top="1560" w:right="566" w:bottom="280" w:left="1559" w:header="1034" w:footer="0" w:gutter="0"/>
          <w:cols w:space="720"/>
        </w:sectPr>
      </w:pPr>
    </w:p>
    <w:p w14:paraId="67F944BC" w14:textId="77777777" w:rsidR="005A1A1F" w:rsidRDefault="008B10AC">
      <w:pPr>
        <w:pStyle w:val="Ttulo2"/>
        <w:numPr>
          <w:ilvl w:val="1"/>
          <w:numId w:val="2"/>
        </w:numPr>
        <w:tabs>
          <w:tab w:val="left" w:pos="677"/>
        </w:tabs>
        <w:spacing w:before="138"/>
        <w:ind w:left="677" w:hanging="537"/>
        <w:jc w:val="both"/>
      </w:pPr>
      <w:bookmarkStart w:id="187" w:name="Hardware_e_Instrumentação"/>
      <w:bookmarkStart w:id="188" w:name="_bookmark25"/>
      <w:bookmarkEnd w:id="187"/>
      <w:bookmarkEnd w:id="188"/>
      <w:r>
        <w:lastRenderedPageBreak/>
        <w:t>Hardware</w:t>
      </w:r>
      <w:r>
        <w:rPr>
          <w:spacing w:val="-12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rPr>
          <w:spacing w:val="-2"/>
        </w:rPr>
        <w:t>Instrumentação</w:t>
      </w:r>
    </w:p>
    <w:p w14:paraId="60CEDE40" w14:textId="77777777" w:rsidR="005A1A1F" w:rsidRDefault="005A1A1F">
      <w:pPr>
        <w:pStyle w:val="Corpodetexto"/>
        <w:spacing w:before="165"/>
        <w:rPr>
          <w:b/>
        </w:rPr>
      </w:pPr>
    </w:p>
    <w:p w14:paraId="7B31240C" w14:textId="77777777" w:rsidR="005A1A1F" w:rsidRDefault="008B10AC">
      <w:pPr>
        <w:pStyle w:val="Corpodetexto"/>
        <w:ind w:left="990"/>
        <w:jc w:val="both"/>
      </w:pPr>
      <w:r>
        <w:t>A</w:t>
      </w:r>
      <w:r>
        <w:rPr>
          <w:spacing w:val="9"/>
        </w:rPr>
        <w:t xml:space="preserve"> </w:t>
      </w:r>
      <w:r>
        <w:t>construção</w:t>
      </w:r>
      <w:r>
        <w:rPr>
          <w:spacing w:val="9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um</w:t>
      </w:r>
      <w:r>
        <w:rPr>
          <w:spacing w:val="9"/>
        </w:rPr>
        <w:t xml:space="preserve"> </w:t>
      </w:r>
      <w:r>
        <w:t>Gêmeo</w:t>
      </w:r>
      <w:r>
        <w:rPr>
          <w:spacing w:val="9"/>
        </w:rPr>
        <w:t xml:space="preserve"> </w:t>
      </w:r>
      <w:r>
        <w:t>Digital</w:t>
      </w:r>
      <w:r>
        <w:rPr>
          <w:spacing w:val="9"/>
        </w:rPr>
        <w:t xml:space="preserve"> </w:t>
      </w:r>
      <w:r>
        <w:t>com</w:t>
      </w:r>
      <w:r>
        <w:rPr>
          <w:spacing w:val="9"/>
        </w:rPr>
        <w:t xml:space="preserve"> </w:t>
      </w:r>
      <w:r>
        <w:t>características</w:t>
      </w:r>
      <w:r>
        <w:rPr>
          <w:spacing w:val="9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Componente</w:t>
      </w:r>
      <w:r>
        <w:rPr>
          <w:spacing w:val="9"/>
        </w:rPr>
        <w:t xml:space="preserve"> </w:t>
      </w:r>
      <w:r>
        <w:t>da</w:t>
      </w:r>
      <w:r>
        <w:rPr>
          <w:spacing w:val="9"/>
        </w:rPr>
        <w:t xml:space="preserve"> </w:t>
      </w:r>
      <w:r>
        <w:rPr>
          <w:spacing w:val="-2"/>
        </w:rPr>
        <w:t>Indústria</w:t>
      </w:r>
    </w:p>
    <w:p w14:paraId="2740E8A8" w14:textId="77777777" w:rsidR="005A1A1F" w:rsidRDefault="008B10AC">
      <w:pPr>
        <w:pStyle w:val="Corpodetexto"/>
        <w:spacing w:before="82" w:line="312" w:lineRule="auto"/>
        <w:ind w:left="140" w:right="572"/>
        <w:jc w:val="both"/>
      </w:pPr>
      <w:r>
        <w:t>4.0</w:t>
      </w:r>
      <w:r>
        <w:rPr>
          <w:spacing w:val="-3"/>
        </w:rPr>
        <w:t xml:space="preserve"> </w:t>
      </w:r>
      <w:r>
        <w:t>demanda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suporte</w:t>
      </w:r>
      <w:r>
        <w:rPr>
          <w:spacing w:val="-3"/>
        </w:rPr>
        <w:t xml:space="preserve"> </w:t>
      </w:r>
      <w:r>
        <w:t>físico</w:t>
      </w:r>
      <w:r>
        <w:rPr>
          <w:spacing w:val="-3"/>
        </w:rPr>
        <w:t xml:space="preserve"> </w:t>
      </w:r>
      <w:r>
        <w:t>capaz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prover</w:t>
      </w:r>
      <w:r>
        <w:rPr>
          <w:spacing w:val="-3"/>
        </w:rPr>
        <w:t xml:space="preserve"> </w:t>
      </w:r>
      <w:r>
        <w:t>aquisição</w:t>
      </w:r>
      <w:r>
        <w:rPr>
          <w:spacing w:val="-3"/>
        </w:rPr>
        <w:t xml:space="preserve"> </w:t>
      </w:r>
      <w:r>
        <w:t>precisa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dados,</w:t>
      </w:r>
      <w:r>
        <w:rPr>
          <w:spacing w:val="-2"/>
        </w:rPr>
        <w:t xml:space="preserve"> </w:t>
      </w:r>
      <w:r>
        <w:t>poder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processa-mento</w:t>
      </w:r>
      <w:r>
        <w:rPr>
          <w:spacing w:val="-6"/>
        </w:rPr>
        <w:t xml:space="preserve"> </w:t>
      </w:r>
      <w:r>
        <w:t>computacional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infraestrutura</w:t>
      </w:r>
      <w:r>
        <w:rPr>
          <w:spacing w:val="-6"/>
        </w:rPr>
        <w:t xml:space="preserve"> </w:t>
      </w:r>
      <w:r>
        <w:t>robusta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rede. A</w:t>
      </w:r>
      <w:r>
        <w:rPr>
          <w:spacing w:val="-6"/>
        </w:rPr>
        <w:t xml:space="preserve"> </w:t>
      </w:r>
      <w:r>
        <w:t>arquitetura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i/>
        </w:rPr>
        <w:t>hardware</w:t>
      </w:r>
      <w:r>
        <w:rPr>
          <w:i/>
          <w:spacing w:val="-6"/>
        </w:rPr>
        <w:t xml:space="preserve"> </w:t>
      </w:r>
      <w:r>
        <w:t>deste</w:t>
      </w:r>
      <w:r>
        <w:rPr>
          <w:spacing w:val="-6"/>
        </w:rPr>
        <w:t xml:space="preserve"> </w:t>
      </w:r>
      <w:r>
        <w:t>projeto foi idealizada combinando a versatilidade de um microcontrolador de alta performance com a utilização de módulos periféricos para armazenamento local e sensoriamento.</w:t>
      </w:r>
    </w:p>
    <w:p w14:paraId="002A3819" w14:textId="77777777" w:rsidR="005A1A1F" w:rsidRDefault="005A1A1F">
      <w:pPr>
        <w:pStyle w:val="Corpodetexto"/>
        <w:spacing w:before="58"/>
      </w:pPr>
    </w:p>
    <w:p w14:paraId="6EB6B9FF" w14:textId="77777777" w:rsidR="005A1A1F" w:rsidRDefault="008B10AC">
      <w:pPr>
        <w:pStyle w:val="Ttulo2"/>
        <w:numPr>
          <w:ilvl w:val="2"/>
          <w:numId w:val="2"/>
        </w:numPr>
        <w:tabs>
          <w:tab w:val="left" w:pos="857"/>
        </w:tabs>
        <w:ind w:hanging="717"/>
        <w:jc w:val="both"/>
      </w:pPr>
      <w:bookmarkStart w:id="189" w:name="O_Microcontrolador_ESP32"/>
      <w:bookmarkStart w:id="190" w:name="_bookmark26"/>
      <w:bookmarkEnd w:id="189"/>
      <w:bookmarkEnd w:id="190"/>
      <w:r>
        <w:rPr>
          <w:spacing w:val="-2"/>
        </w:rPr>
        <w:t>O</w:t>
      </w:r>
      <w:r>
        <w:t xml:space="preserve"> </w:t>
      </w:r>
      <w:r>
        <w:rPr>
          <w:spacing w:val="-2"/>
        </w:rPr>
        <w:t>Microcontrolador</w:t>
      </w:r>
      <w:r>
        <w:rPr>
          <w:spacing w:val="1"/>
        </w:rPr>
        <w:t xml:space="preserve"> </w:t>
      </w:r>
      <w:r>
        <w:rPr>
          <w:spacing w:val="-2"/>
        </w:rPr>
        <w:t>ESP32</w:t>
      </w:r>
    </w:p>
    <w:p w14:paraId="730A5E33" w14:textId="77777777" w:rsidR="005A1A1F" w:rsidRDefault="005A1A1F">
      <w:pPr>
        <w:pStyle w:val="Corpodetexto"/>
        <w:spacing w:before="165"/>
        <w:rPr>
          <w:b/>
        </w:rPr>
      </w:pPr>
    </w:p>
    <w:p w14:paraId="6FCCCEC6" w14:textId="77777777" w:rsidR="005A1A1F" w:rsidRDefault="008B10AC">
      <w:pPr>
        <w:pStyle w:val="Corpodetexto"/>
        <w:spacing w:line="312" w:lineRule="auto"/>
        <w:ind w:left="140" w:right="572" w:firstLine="850"/>
        <w:jc w:val="both"/>
      </w:pPr>
      <w:r>
        <w:t xml:space="preserve">O microcontrolador selecionado para sediar o </w:t>
      </w:r>
      <w:r>
        <w:rPr>
          <w:i/>
        </w:rPr>
        <w:t xml:space="preserve">firmware </w:t>
      </w:r>
      <w:r>
        <w:t xml:space="preserve">da biblioteca e atuar como o Servidor OPC UA do AAS foi o ESP32, projetado pela </w:t>
      </w:r>
      <w:r>
        <w:rPr>
          <w:i/>
        </w:rPr>
        <w:t>Espressif Systems</w:t>
      </w:r>
      <w:r>
        <w:t>.</w:t>
      </w:r>
      <w:r>
        <w:rPr>
          <w:spacing w:val="39"/>
        </w:rPr>
        <w:t xml:space="preserve"> </w:t>
      </w:r>
      <w:r>
        <w:t xml:space="preserve">O ESP32 destaca-se na área de IoT por incorporar um microprocessador Tensilica Xtensa Dual-Core de 32 bits, operando a até 240 MHz, juntamente a controladores nativos de comunicação Wi-Fi e </w:t>
      </w:r>
      <w:r>
        <w:rPr>
          <w:i/>
        </w:rPr>
        <w:t xml:space="preserve">Blueto-oth/BLE </w:t>
      </w:r>
      <w:r>
        <w:t>(</w:t>
      </w:r>
      <w:hyperlink w:anchor="_bookmark44" w:history="1">
        <w:r>
          <w:t>Espressif Systems</w:t>
        </w:r>
      </w:hyperlink>
      <w:r>
        <w:t xml:space="preserve">, </w:t>
      </w:r>
      <w:hyperlink w:anchor="_bookmark44" w:history="1">
        <w:r>
          <w:t>2024</w:t>
        </w:r>
      </w:hyperlink>
      <w:r>
        <w:t>).</w:t>
      </w:r>
    </w:p>
    <w:p w14:paraId="1F2572B3" w14:textId="77777777" w:rsidR="005A1A1F" w:rsidRDefault="008B10AC">
      <w:pPr>
        <w:pStyle w:val="Corpodetexto"/>
        <w:spacing w:before="113" w:line="312" w:lineRule="auto"/>
        <w:ind w:left="140" w:right="572" w:firstLine="850"/>
        <w:jc w:val="both"/>
      </w:pPr>
      <w:r>
        <w:t>A justificativa para sua escolha recai sobre duas frentes essenciais.</w:t>
      </w:r>
      <w:r>
        <w:rPr>
          <w:spacing w:val="36"/>
        </w:rPr>
        <w:t xml:space="preserve"> </w:t>
      </w:r>
      <w:r>
        <w:t>Primeiramente, o processamento de</w:t>
      </w:r>
      <w:r>
        <w:rPr>
          <w:spacing w:val="-1"/>
        </w:rPr>
        <w:t xml:space="preserve"> </w:t>
      </w:r>
      <w:r>
        <w:t>estruturas JSON</w:t>
      </w:r>
      <w:r>
        <w:rPr>
          <w:spacing w:val="-1"/>
        </w:rPr>
        <w:t xml:space="preserve"> </w:t>
      </w:r>
      <w:r>
        <w:t>complexas, além da</w:t>
      </w:r>
      <w:r>
        <w:rPr>
          <w:spacing w:val="-1"/>
        </w:rPr>
        <w:t xml:space="preserve"> </w:t>
      </w:r>
      <w:r>
        <w:t>hospedagem da</w:t>
      </w:r>
      <w:r>
        <w:rPr>
          <w:spacing w:val="-1"/>
        </w:rPr>
        <w:t xml:space="preserve"> </w:t>
      </w:r>
      <w:r>
        <w:t>pilha TCP/IP</w:t>
      </w:r>
      <w:r>
        <w:rPr>
          <w:spacing w:val="-1"/>
        </w:rPr>
        <w:t xml:space="preserve"> </w:t>
      </w:r>
      <w:r>
        <w:t>e cripto-gráfica</w:t>
      </w:r>
      <w:r>
        <w:rPr>
          <w:spacing w:val="-15"/>
        </w:rPr>
        <w:t xml:space="preserve"> </w:t>
      </w:r>
      <w:r>
        <w:t>exigidas</w:t>
      </w:r>
      <w:r>
        <w:rPr>
          <w:spacing w:val="-15"/>
        </w:rPr>
        <w:t xml:space="preserve"> </w:t>
      </w:r>
      <w:r>
        <w:t>pelo</w:t>
      </w:r>
      <w:r>
        <w:rPr>
          <w:spacing w:val="-15"/>
        </w:rPr>
        <w:t xml:space="preserve"> </w:t>
      </w:r>
      <w:r>
        <w:t>OPC</w:t>
      </w:r>
      <w:r>
        <w:rPr>
          <w:spacing w:val="-15"/>
        </w:rPr>
        <w:t xml:space="preserve"> </w:t>
      </w:r>
      <w:r>
        <w:t>UA,</w:t>
      </w:r>
      <w:r>
        <w:rPr>
          <w:spacing w:val="-15"/>
        </w:rPr>
        <w:t xml:space="preserve"> </w:t>
      </w:r>
      <w:r>
        <w:t>demandam</w:t>
      </w:r>
      <w:r>
        <w:rPr>
          <w:spacing w:val="-15"/>
        </w:rPr>
        <w:t xml:space="preserve"> </w:t>
      </w:r>
      <w:r>
        <w:t>capacidades</w:t>
      </w:r>
      <w:r>
        <w:rPr>
          <w:spacing w:val="-15"/>
        </w:rPr>
        <w:t xml:space="preserve"> </w:t>
      </w:r>
      <w:r>
        <w:t>computacionais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quantidade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 xml:space="preserve">memó-ria RAM superiores àquelas encontradas em microcontroladores </w:t>
      </w:r>
      <w:r>
        <w:rPr>
          <w:i/>
        </w:rPr>
        <w:t xml:space="preserve">bare-metal </w:t>
      </w:r>
      <w:r>
        <w:t>simples de 8 bits (</w:t>
      </w:r>
      <w:hyperlink w:anchor="_bookmark44" w:history="1">
        <w:r>
          <w:t>Espressif Systems</w:t>
        </w:r>
      </w:hyperlink>
      <w:r>
        <w:t xml:space="preserve">, </w:t>
      </w:r>
      <w:hyperlink w:anchor="_bookmark44" w:history="1">
        <w:r>
          <w:t>2024</w:t>
        </w:r>
      </w:hyperlink>
      <w:r>
        <w:t>).</w:t>
      </w:r>
      <w:r>
        <w:rPr>
          <w:spacing w:val="26"/>
        </w:rPr>
        <w:t xml:space="preserve"> </w:t>
      </w:r>
      <w:r>
        <w:t xml:space="preserve">Em segundo lugar, o fato de ser o hardware projetado nativamente para o </w:t>
      </w:r>
      <w:r>
        <w:rPr>
          <w:i/>
        </w:rPr>
        <w:t xml:space="preserve">ESP-IDF </w:t>
      </w:r>
      <w:r>
        <w:t xml:space="preserve">possibilita o perfeito isolamento das </w:t>
      </w:r>
      <w:r>
        <w:rPr>
          <w:i/>
        </w:rPr>
        <w:t xml:space="preserve">tasks </w:t>
      </w:r>
      <w:r>
        <w:t>críticas nos dois núcleos físicos, garantindo a estabilidade da leitura dos sensores em tempo real.</w:t>
      </w:r>
    </w:p>
    <w:p w14:paraId="7AADFEBC" w14:textId="77777777" w:rsidR="005A1A1F" w:rsidRDefault="008B10AC">
      <w:pPr>
        <w:pStyle w:val="Corpodetexto"/>
        <w:spacing w:before="209"/>
        <w:ind w:left="1037"/>
        <w:jc w:val="both"/>
      </w:pPr>
      <w:commentRangeStart w:id="191"/>
      <w:r>
        <w:t>Figura</w:t>
      </w:r>
      <w:r>
        <w:rPr>
          <w:spacing w:val="-10"/>
        </w:rPr>
        <w:t xml:space="preserve"> </w:t>
      </w:r>
      <w:r>
        <w:t>4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bookmarkStart w:id="192" w:name="_bookmark27"/>
      <w:bookmarkEnd w:id="192"/>
      <w:r>
        <w:t>ESP32-DevKitC</w:t>
      </w:r>
      <w:r>
        <w:rPr>
          <w:spacing w:val="-9"/>
        </w:rPr>
        <w:t xml:space="preserve"> </w:t>
      </w:r>
      <w:r>
        <w:t>V4</w:t>
      </w:r>
      <w:r>
        <w:rPr>
          <w:spacing w:val="-10"/>
        </w:rPr>
        <w:t xml:space="preserve"> </w:t>
      </w:r>
      <w:r>
        <w:t>com</w:t>
      </w:r>
      <w:r>
        <w:rPr>
          <w:spacing w:val="-9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módulo</w:t>
      </w:r>
      <w:r>
        <w:rPr>
          <w:spacing w:val="-9"/>
        </w:rPr>
        <w:t xml:space="preserve"> </w:t>
      </w:r>
      <w:r>
        <w:t>ESP32-WROOM-32</w:t>
      </w:r>
      <w:r>
        <w:rPr>
          <w:spacing w:val="-10"/>
        </w:rPr>
        <w:t xml:space="preserve"> </w:t>
      </w:r>
      <w:r>
        <w:rPr>
          <w:spacing w:val="-2"/>
        </w:rPr>
        <w:t>soldado</w:t>
      </w:r>
      <w:commentRangeEnd w:id="191"/>
      <w:r w:rsidR="00AA159D">
        <w:rPr>
          <w:rStyle w:val="Refdecomentrio"/>
          <w:sz w:val="24"/>
          <w:szCs w:val="24"/>
        </w:rPr>
        <w:commentReference w:id="191"/>
      </w:r>
    </w:p>
    <w:p w14:paraId="00127DF8" w14:textId="77777777" w:rsidR="005A1A1F" w:rsidRDefault="005A1A1F">
      <w:pPr>
        <w:pStyle w:val="Corpodetexto"/>
        <w:rPr>
          <w:sz w:val="20"/>
        </w:rPr>
      </w:pPr>
    </w:p>
    <w:p w14:paraId="60773662" w14:textId="77777777" w:rsidR="005A1A1F" w:rsidRDefault="005A1A1F">
      <w:pPr>
        <w:pStyle w:val="Corpodetexto"/>
        <w:rPr>
          <w:sz w:val="20"/>
        </w:rPr>
      </w:pPr>
    </w:p>
    <w:p w14:paraId="586E3CA5" w14:textId="77777777" w:rsidR="005A1A1F" w:rsidRDefault="008B10AC">
      <w:pPr>
        <w:pStyle w:val="Corpodetexto"/>
        <w:spacing w:before="7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7C6398B4" wp14:editId="13E62562">
            <wp:simplePos x="0" y="0"/>
            <wp:positionH relativeFrom="page">
              <wp:posOffset>1951415</wp:posOffset>
            </wp:positionH>
            <wp:positionV relativeFrom="paragraph">
              <wp:posOffset>208346</wp:posOffset>
            </wp:positionV>
            <wp:extent cx="4069365" cy="175488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9365" cy="1754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1974C3" w14:textId="77777777" w:rsidR="005A1A1F" w:rsidRDefault="005A1A1F">
      <w:pPr>
        <w:pStyle w:val="Corpodetexto"/>
        <w:rPr>
          <w:sz w:val="20"/>
        </w:rPr>
      </w:pPr>
    </w:p>
    <w:p w14:paraId="23A1291E" w14:textId="77777777" w:rsidR="005A1A1F" w:rsidRDefault="005A1A1F">
      <w:pPr>
        <w:pStyle w:val="Corpodetexto"/>
        <w:spacing w:before="174"/>
        <w:rPr>
          <w:sz w:val="20"/>
        </w:rPr>
      </w:pPr>
    </w:p>
    <w:p w14:paraId="78B33A4A" w14:textId="77777777" w:rsidR="005A1A1F" w:rsidRDefault="008B10AC">
      <w:pPr>
        <w:ind w:left="160" w:right="593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8"/>
          <w:sz w:val="20"/>
        </w:rPr>
        <w:t xml:space="preserve"> </w:t>
      </w:r>
      <w:r>
        <w:rPr>
          <w:sz w:val="20"/>
        </w:rPr>
        <w:t>Adaptado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hyperlink w:anchor="_bookmark46" w:history="1">
        <w:r>
          <w:rPr>
            <w:sz w:val="20"/>
          </w:rPr>
          <w:t>Espressif</w:t>
        </w:r>
        <w:r>
          <w:rPr>
            <w:spacing w:val="-7"/>
            <w:sz w:val="20"/>
          </w:rPr>
          <w:t xml:space="preserve"> </w:t>
        </w:r>
        <w:r>
          <w:rPr>
            <w:sz w:val="20"/>
          </w:rPr>
          <w:t>Systems</w:t>
        </w:r>
      </w:hyperlink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</w:t>
      </w:r>
      <w:hyperlink w:anchor="_bookmark46" w:history="1">
        <w:r>
          <w:rPr>
            <w:spacing w:val="-2"/>
            <w:sz w:val="20"/>
          </w:rPr>
          <w:t>2026</w:t>
        </w:r>
      </w:hyperlink>
      <w:r>
        <w:rPr>
          <w:spacing w:val="-2"/>
          <w:sz w:val="20"/>
        </w:rPr>
        <w:t>).</w:t>
      </w:r>
    </w:p>
    <w:p w14:paraId="0ED01349" w14:textId="77777777" w:rsidR="005A1A1F" w:rsidRDefault="005A1A1F">
      <w:pPr>
        <w:jc w:val="center"/>
        <w:rPr>
          <w:sz w:val="20"/>
        </w:rPr>
        <w:sectPr w:rsidR="005A1A1F">
          <w:pgSz w:w="11910" w:h="16840"/>
          <w:pgMar w:top="1560" w:right="566" w:bottom="280" w:left="1559" w:header="1034" w:footer="0" w:gutter="0"/>
          <w:cols w:space="720"/>
        </w:sectPr>
      </w:pPr>
    </w:p>
    <w:p w14:paraId="5F80884C" w14:textId="77777777" w:rsidR="005A1A1F" w:rsidRDefault="008B10AC">
      <w:pPr>
        <w:pStyle w:val="Ttulo2"/>
        <w:numPr>
          <w:ilvl w:val="2"/>
          <w:numId w:val="2"/>
        </w:numPr>
        <w:tabs>
          <w:tab w:val="left" w:pos="857"/>
        </w:tabs>
        <w:spacing w:before="138"/>
        <w:ind w:hanging="717"/>
      </w:pPr>
      <w:bookmarkStart w:id="193" w:name="Módulo_de_Cartão_Micro_SD"/>
      <w:bookmarkStart w:id="194" w:name="_bookmark28"/>
      <w:bookmarkEnd w:id="193"/>
      <w:bookmarkEnd w:id="194"/>
      <w:r>
        <w:lastRenderedPageBreak/>
        <w:t>Módulo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Cartão</w:t>
      </w:r>
      <w:r>
        <w:rPr>
          <w:spacing w:val="-8"/>
        </w:rPr>
        <w:t xml:space="preserve"> </w:t>
      </w:r>
      <w:r>
        <w:t>Micro</w:t>
      </w:r>
      <w:r>
        <w:rPr>
          <w:spacing w:val="-8"/>
        </w:rPr>
        <w:t xml:space="preserve"> </w:t>
      </w:r>
      <w:r>
        <w:rPr>
          <w:spacing w:val="-5"/>
        </w:rPr>
        <w:t>SD</w:t>
      </w:r>
    </w:p>
    <w:p w14:paraId="60F9AEF6" w14:textId="77777777" w:rsidR="005A1A1F" w:rsidRDefault="005A1A1F">
      <w:pPr>
        <w:pStyle w:val="Corpodetexto"/>
        <w:spacing w:before="165"/>
        <w:rPr>
          <w:b/>
        </w:rPr>
      </w:pPr>
    </w:p>
    <w:p w14:paraId="65BA0E06" w14:textId="7F3B3CD3" w:rsidR="005A1A1F" w:rsidRDefault="008B10AC">
      <w:pPr>
        <w:pStyle w:val="Corpodetexto"/>
        <w:spacing w:line="312" w:lineRule="auto"/>
        <w:ind w:left="140" w:right="572" w:firstLine="850"/>
        <w:jc w:val="both"/>
      </w:pPr>
      <w:r>
        <w:t>Uma</w:t>
      </w:r>
      <w:r>
        <w:rPr>
          <w:spacing w:val="-7"/>
        </w:rPr>
        <w:t xml:space="preserve"> </w:t>
      </w:r>
      <w:r>
        <w:t>das</w:t>
      </w:r>
      <w:r>
        <w:rPr>
          <w:spacing w:val="-7"/>
        </w:rPr>
        <w:t xml:space="preserve"> </w:t>
      </w:r>
      <w:r>
        <w:t>funcionalidades-chave</w:t>
      </w:r>
      <w:r>
        <w:rPr>
          <w:spacing w:val="-7"/>
        </w:rPr>
        <w:t xml:space="preserve"> </w:t>
      </w:r>
      <w:r>
        <w:t>agregadas</w:t>
      </w:r>
      <w:r>
        <w:rPr>
          <w:spacing w:val="-7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biblioteca</w:t>
      </w:r>
      <w:r>
        <w:rPr>
          <w:spacing w:val="-7"/>
        </w:rPr>
        <w:t xml:space="preserve"> </w:t>
      </w:r>
      <w:r>
        <w:t>embarcada</w:t>
      </w:r>
      <w:r>
        <w:rPr>
          <w:spacing w:val="-7"/>
        </w:rPr>
        <w:t xml:space="preserve"> </w:t>
      </w:r>
      <w:r>
        <w:t>desenvolvida</w:t>
      </w:r>
      <w:r>
        <w:rPr>
          <w:spacing w:val="-7"/>
        </w:rPr>
        <w:t xml:space="preserve"> </w:t>
      </w:r>
      <w:r>
        <w:t>neste trabalho</w:t>
      </w:r>
      <w:r>
        <w:rPr>
          <w:spacing w:val="-12"/>
        </w:rPr>
        <w:t xml:space="preserve"> </w:t>
      </w:r>
      <w:r>
        <w:t>é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historização</w:t>
      </w:r>
      <w:r>
        <w:rPr>
          <w:spacing w:val="-12"/>
        </w:rPr>
        <w:t xml:space="preserve"> </w:t>
      </w:r>
      <w:r>
        <w:t>local</w:t>
      </w:r>
      <w:r>
        <w:rPr>
          <w:spacing w:val="-12"/>
        </w:rPr>
        <w:t xml:space="preserve"> </w:t>
      </w:r>
      <w:r>
        <w:t>dos</w:t>
      </w:r>
      <w:r>
        <w:rPr>
          <w:spacing w:val="-12"/>
        </w:rPr>
        <w:t xml:space="preserve"> </w:t>
      </w:r>
      <w:r>
        <w:t>dados</w:t>
      </w:r>
      <w:r>
        <w:rPr>
          <w:spacing w:val="-12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AAS.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essa</w:t>
      </w:r>
      <w:r>
        <w:rPr>
          <w:spacing w:val="-12"/>
        </w:rPr>
        <w:t xml:space="preserve"> </w:t>
      </w:r>
      <w:r>
        <w:t>persistência,</w:t>
      </w:r>
      <w:r>
        <w:rPr>
          <w:spacing w:val="-12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projeto</w:t>
      </w:r>
      <w:r>
        <w:rPr>
          <w:spacing w:val="-12"/>
        </w:rPr>
        <w:t xml:space="preserve"> </w:t>
      </w:r>
      <w:r>
        <w:t>lança</w:t>
      </w:r>
      <w:r>
        <w:rPr>
          <w:spacing w:val="-12"/>
        </w:rPr>
        <w:t xml:space="preserve"> </w:t>
      </w:r>
      <w:r>
        <w:t>mão</w:t>
      </w:r>
      <w:r>
        <w:rPr>
          <w:spacing w:val="-12"/>
        </w:rPr>
        <w:t xml:space="preserve"> </w:t>
      </w:r>
      <w:r>
        <w:t>de um Módulo de Cartão Micro SD (</w:t>
      </w:r>
      <w:hyperlink w:anchor="_bookmark53" w:history="1">
        <w:r>
          <w:t>MakerHero</w:t>
        </w:r>
      </w:hyperlink>
      <w:r>
        <w:t xml:space="preserve">, </w:t>
      </w:r>
      <w:hyperlink w:anchor="_bookmark53" w:history="1">
        <w:r>
          <w:t>2026</w:t>
        </w:r>
      </w:hyperlink>
      <w:r>
        <w:t>).</w:t>
      </w:r>
      <w:r>
        <w:rPr>
          <w:spacing w:val="40"/>
        </w:rPr>
        <w:t xml:space="preserve"> </w:t>
      </w:r>
      <w:r>
        <w:t>Este módulo serve como uma interface física (</w:t>
      </w:r>
      <w:r>
        <w:rPr>
          <w:i/>
        </w:rPr>
        <w:t>shield</w:t>
      </w:r>
      <w:r>
        <w:t>) que converte a pinagem de um cartão Micro SD padrão para que ele possa se comunicar</w:t>
      </w:r>
      <w:r>
        <w:rPr>
          <w:spacing w:val="-13"/>
        </w:rPr>
        <w:t xml:space="preserve"> </w:t>
      </w:r>
      <w:r>
        <w:t>com</w:t>
      </w:r>
      <w:r>
        <w:rPr>
          <w:spacing w:val="-14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ESP32</w:t>
      </w:r>
      <w:r>
        <w:rPr>
          <w:spacing w:val="-14"/>
        </w:rPr>
        <w:t xml:space="preserve"> </w:t>
      </w:r>
      <w:r>
        <w:t>utilizando</w:t>
      </w:r>
      <w:r>
        <w:rPr>
          <w:spacing w:val="-13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barramento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alta</w:t>
      </w:r>
      <w:r>
        <w:rPr>
          <w:spacing w:val="-13"/>
        </w:rPr>
        <w:t xml:space="preserve"> </w:t>
      </w:r>
      <w:r>
        <w:t>velocidade</w:t>
      </w:r>
      <w:r>
        <w:rPr>
          <w:spacing w:val="-14"/>
        </w:rPr>
        <w:t xml:space="preserve"> </w:t>
      </w:r>
      <w:r>
        <w:rPr>
          <w:i/>
        </w:rPr>
        <w:t>Serial</w:t>
      </w:r>
      <w:r>
        <w:rPr>
          <w:i/>
          <w:spacing w:val="-13"/>
        </w:rPr>
        <w:t xml:space="preserve"> </w:t>
      </w:r>
      <w:r>
        <w:rPr>
          <w:i/>
        </w:rPr>
        <w:t>Peripheral</w:t>
      </w:r>
      <w:r>
        <w:rPr>
          <w:i/>
          <w:spacing w:val="-14"/>
        </w:rPr>
        <w:t xml:space="preserve"> </w:t>
      </w:r>
      <w:r>
        <w:rPr>
          <w:i/>
        </w:rPr>
        <w:t xml:space="preserve">Interface </w:t>
      </w:r>
      <w:r>
        <w:t>(SPI) (</w:t>
      </w:r>
      <w:hyperlink w:anchor="_bookmark53" w:history="1">
        <w:r>
          <w:t>MakerHero</w:t>
        </w:r>
      </w:hyperlink>
      <w:r>
        <w:t xml:space="preserve">, </w:t>
      </w:r>
      <w:hyperlink w:anchor="_bookmark53" w:history="1">
        <w:r>
          <w:t>2026</w:t>
        </w:r>
      </w:hyperlink>
      <w:r>
        <w:t>).</w:t>
      </w:r>
      <w:r>
        <w:rPr>
          <w:spacing w:val="40"/>
        </w:rPr>
        <w:t xml:space="preserve"> </w:t>
      </w:r>
      <w:r>
        <w:t>Graças a essa arquitetura, é viável gravar grandes volumes de sé</w:t>
      </w:r>
      <w:del w:id="195" w:author="Bruno Monteiro" w:date="2026-06-12T19:00:00Z" w16du:dateUtc="2026-06-12T23:00:00Z">
        <w:r w:rsidDel="004C5137">
          <w:delText>-</w:delText>
        </w:r>
      </w:del>
      <w:r>
        <w:t>ries temporais das coletas do maquinário de forma não-volátil e com fácil remoção física para auditorias ou diagnósticos em PCs convencionais.</w:t>
      </w:r>
    </w:p>
    <w:p w14:paraId="2DB8E348" w14:textId="77777777" w:rsidR="005A1A1F" w:rsidRDefault="008B10AC">
      <w:pPr>
        <w:pStyle w:val="Corpodetexto"/>
        <w:spacing w:before="209"/>
        <w:ind w:left="161" w:right="593"/>
        <w:jc w:val="center"/>
      </w:pPr>
      <w:commentRangeStart w:id="196"/>
      <w:r>
        <w:t>Figura</w:t>
      </w:r>
      <w:r>
        <w:rPr>
          <w:spacing w:val="-6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bookmarkStart w:id="197" w:name="_bookmark29"/>
      <w:bookmarkEnd w:id="197"/>
      <w:r>
        <w:t>Módulo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Cartão</w:t>
      </w:r>
      <w:r>
        <w:rPr>
          <w:spacing w:val="-6"/>
        </w:rPr>
        <w:t xml:space="preserve"> </w:t>
      </w:r>
      <w:r>
        <w:t>Micro</w:t>
      </w:r>
      <w:r>
        <w:rPr>
          <w:spacing w:val="-5"/>
        </w:rPr>
        <w:t xml:space="preserve"> SD</w:t>
      </w:r>
      <w:commentRangeEnd w:id="196"/>
      <w:r w:rsidR="00AB4A50">
        <w:rPr>
          <w:rStyle w:val="Refdecomentrio"/>
          <w:sz w:val="24"/>
          <w:szCs w:val="24"/>
        </w:rPr>
        <w:commentReference w:id="196"/>
      </w:r>
    </w:p>
    <w:p w14:paraId="28F41899" w14:textId="77777777" w:rsidR="005A1A1F" w:rsidRDefault="008B10AC">
      <w:pPr>
        <w:pStyle w:val="Corpodetexto"/>
        <w:spacing w:before="2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400" behindDoc="1" locked="0" layoutInCell="1" allowOverlap="1" wp14:anchorId="7F34DAF8" wp14:editId="29C1490B">
            <wp:simplePos x="0" y="0"/>
            <wp:positionH relativeFrom="page">
              <wp:posOffset>2974743</wp:posOffset>
            </wp:positionH>
            <wp:positionV relativeFrom="paragraph">
              <wp:posOffset>104668</wp:posOffset>
            </wp:positionV>
            <wp:extent cx="1973579" cy="156476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3579" cy="1564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607E73" w14:textId="77777777" w:rsidR="005A1A1F" w:rsidRDefault="008B10AC">
      <w:pPr>
        <w:spacing w:before="217"/>
        <w:ind w:left="160" w:right="593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9"/>
          <w:sz w:val="20"/>
        </w:rPr>
        <w:t xml:space="preserve"> </w:t>
      </w:r>
      <w:r>
        <w:rPr>
          <w:sz w:val="20"/>
        </w:rPr>
        <w:t>Adaptado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hyperlink w:anchor="_bookmark53" w:history="1">
        <w:r>
          <w:rPr>
            <w:sz w:val="20"/>
          </w:rPr>
          <w:t>MakerHero</w:t>
        </w:r>
      </w:hyperlink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(</w:t>
      </w:r>
      <w:hyperlink w:anchor="_bookmark53" w:history="1">
        <w:r>
          <w:rPr>
            <w:spacing w:val="-2"/>
            <w:sz w:val="20"/>
          </w:rPr>
          <w:t>2026</w:t>
        </w:r>
      </w:hyperlink>
      <w:r>
        <w:rPr>
          <w:spacing w:val="-2"/>
          <w:sz w:val="20"/>
        </w:rPr>
        <w:t>).</w:t>
      </w:r>
    </w:p>
    <w:p w14:paraId="0BDFC597" w14:textId="77777777" w:rsidR="005A1A1F" w:rsidRDefault="005A1A1F">
      <w:pPr>
        <w:pStyle w:val="Corpodetexto"/>
        <w:rPr>
          <w:sz w:val="20"/>
        </w:rPr>
      </w:pPr>
    </w:p>
    <w:p w14:paraId="22ABF418" w14:textId="77777777" w:rsidR="005A1A1F" w:rsidRDefault="005A1A1F">
      <w:pPr>
        <w:pStyle w:val="Corpodetexto"/>
        <w:rPr>
          <w:sz w:val="20"/>
        </w:rPr>
      </w:pPr>
    </w:p>
    <w:p w14:paraId="39C00613" w14:textId="77777777" w:rsidR="005A1A1F" w:rsidRDefault="005A1A1F">
      <w:pPr>
        <w:pStyle w:val="Corpodetexto"/>
        <w:spacing w:before="37"/>
        <w:rPr>
          <w:sz w:val="20"/>
        </w:rPr>
      </w:pPr>
    </w:p>
    <w:p w14:paraId="16B5DA13" w14:textId="77777777" w:rsidR="005A1A1F" w:rsidRDefault="008B10AC">
      <w:pPr>
        <w:pStyle w:val="Ttulo2"/>
        <w:numPr>
          <w:ilvl w:val="2"/>
          <w:numId w:val="2"/>
        </w:numPr>
        <w:tabs>
          <w:tab w:val="left" w:pos="857"/>
        </w:tabs>
        <w:ind w:hanging="717"/>
      </w:pPr>
      <w:bookmarkStart w:id="198" w:name="Sensoriamento_Eletroeletrônico"/>
      <w:bookmarkStart w:id="199" w:name="_bookmark30"/>
      <w:bookmarkEnd w:id="198"/>
      <w:bookmarkEnd w:id="199"/>
      <w:r>
        <w:rPr>
          <w:spacing w:val="-2"/>
        </w:rPr>
        <w:t>Sensoriamento</w:t>
      </w:r>
      <w:r>
        <w:rPr>
          <w:spacing w:val="9"/>
        </w:rPr>
        <w:t xml:space="preserve"> </w:t>
      </w:r>
      <w:r>
        <w:rPr>
          <w:spacing w:val="-2"/>
        </w:rPr>
        <w:t>Eletroeletrônico</w:t>
      </w:r>
    </w:p>
    <w:p w14:paraId="597BD634" w14:textId="77777777" w:rsidR="005A1A1F" w:rsidRDefault="005A1A1F">
      <w:pPr>
        <w:pStyle w:val="Corpodetexto"/>
        <w:spacing w:before="165"/>
        <w:rPr>
          <w:b/>
        </w:rPr>
      </w:pPr>
    </w:p>
    <w:p w14:paraId="7ED577C8" w14:textId="77777777" w:rsidR="005A1A1F" w:rsidRDefault="008B10AC">
      <w:pPr>
        <w:pStyle w:val="Corpodetexto"/>
        <w:spacing w:before="1" w:line="312" w:lineRule="auto"/>
        <w:ind w:left="140" w:right="572" w:firstLine="850"/>
        <w:jc w:val="both"/>
      </w:pPr>
      <w:r>
        <w:t>Para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prova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conceito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funcionando</w:t>
      </w:r>
      <w:r>
        <w:rPr>
          <w:spacing w:val="-4"/>
        </w:rPr>
        <w:t xml:space="preserve"> </w:t>
      </w:r>
      <w:r>
        <w:t>ativamente</w:t>
      </w:r>
      <w:r>
        <w:rPr>
          <w:spacing w:val="-4"/>
        </w:rPr>
        <w:t xml:space="preserve"> </w:t>
      </w:r>
      <w:r>
        <w:t>(AAS</w:t>
      </w:r>
      <w:r>
        <w:rPr>
          <w:spacing w:val="-3"/>
        </w:rPr>
        <w:t xml:space="preserve"> </w:t>
      </w:r>
      <w:r>
        <w:t>Tipo</w:t>
      </w:r>
      <w:r>
        <w:rPr>
          <w:spacing w:val="-4"/>
        </w:rPr>
        <w:t xml:space="preserve"> </w:t>
      </w:r>
      <w:r>
        <w:t>2),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camada de instrumentação consistirá em monitorar os parâmetros elétricos de uma carga real.</w:t>
      </w:r>
      <w:r>
        <w:rPr>
          <w:spacing w:val="40"/>
        </w:rPr>
        <w:t xml:space="preserve"> </w:t>
      </w:r>
      <w:r>
        <w:t>Isso comprovará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eficácia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biblioteca</w:t>
      </w:r>
      <w:r>
        <w:rPr>
          <w:spacing w:val="-1"/>
        </w:rPr>
        <w:t xml:space="preserve"> </w:t>
      </w:r>
      <w:r>
        <w:t>embarcada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capturar</w:t>
      </w:r>
      <w:r>
        <w:rPr>
          <w:spacing w:val="-1"/>
        </w:rPr>
        <w:t xml:space="preserve"> </w:t>
      </w:r>
      <w:r>
        <w:t>dados, digitalizá-los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atualizá-los ativamente nos nós da árvore OPC UA.</w:t>
      </w:r>
    </w:p>
    <w:p w14:paraId="5E612D43" w14:textId="77777777" w:rsidR="005A1A1F" w:rsidRDefault="005A1A1F">
      <w:pPr>
        <w:pStyle w:val="Corpodetexto"/>
        <w:spacing w:before="57"/>
      </w:pPr>
    </w:p>
    <w:p w14:paraId="51125C0C" w14:textId="77777777" w:rsidR="005A1A1F" w:rsidRDefault="008B10AC">
      <w:pPr>
        <w:pStyle w:val="Ttulo2"/>
        <w:numPr>
          <w:ilvl w:val="3"/>
          <w:numId w:val="2"/>
        </w:numPr>
        <w:tabs>
          <w:tab w:val="left" w:pos="1036"/>
        </w:tabs>
        <w:ind w:hanging="896"/>
      </w:pPr>
      <w:bookmarkStart w:id="200" w:name="Sensor_de_Tensão_(ZMPT101B)"/>
      <w:bookmarkStart w:id="201" w:name="_bookmark31"/>
      <w:bookmarkEnd w:id="200"/>
      <w:bookmarkEnd w:id="201"/>
      <w:r>
        <w:t>Sensor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Tensão</w:t>
      </w:r>
      <w:r>
        <w:rPr>
          <w:spacing w:val="-14"/>
        </w:rPr>
        <w:t xml:space="preserve"> </w:t>
      </w:r>
      <w:r>
        <w:rPr>
          <w:spacing w:val="-2"/>
        </w:rPr>
        <w:t>(ZMPT101B)</w:t>
      </w:r>
    </w:p>
    <w:p w14:paraId="48622A1A" w14:textId="77777777" w:rsidR="005A1A1F" w:rsidRDefault="005A1A1F">
      <w:pPr>
        <w:pStyle w:val="Corpodetexto"/>
        <w:spacing w:before="165"/>
        <w:rPr>
          <w:b/>
        </w:rPr>
      </w:pPr>
    </w:p>
    <w:p w14:paraId="78F5F6F1" w14:textId="77777777" w:rsidR="005A1A1F" w:rsidRDefault="008B10AC">
      <w:pPr>
        <w:pStyle w:val="Corpodetexto"/>
        <w:spacing w:line="312" w:lineRule="auto"/>
        <w:ind w:left="140" w:right="572" w:firstLine="850"/>
        <w:jc w:val="both"/>
      </w:pPr>
      <w:r>
        <w:t>O</w:t>
      </w:r>
      <w:r>
        <w:rPr>
          <w:spacing w:val="-12"/>
        </w:rPr>
        <w:t xml:space="preserve"> </w:t>
      </w:r>
      <w:r>
        <w:t>módulo</w:t>
      </w:r>
      <w:r>
        <w:rPr>
          <w:spacing w:val="-12"/>
        </w:rPr>
        <w:t xml:space="preserve"> </w:t>
      </w:r>
      <w:r>
        <w:t>baseado</w:t>
      </w:r>
      <w:r>
        <w:rPr>
          <w:spacing w:val="-12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transformador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tensão</w:t>
      </w:r>
      <w:r>
        <w:rPr>
          <w:spacing w:val="-12"/>
        </w:rPr>
        <w:t xml:space="preserve"> </w:t>
      </w:r>
      <w:r>
        <w:t>ZMPT101B</w:t>
      </w:r>
      <w:r>
        <w:rPr>
          <w:spacing w:val="-12"/>
        </w:rPr>
        <w:t xml:space="preserve"> </w:t>
      </w:r>
      <w:r>
        <w:t>(</w:t>
      </w:r>
      <w:hyperlink w:anchor="_bookmark60" w:history="1">
        <w:r>
          <w:t>Zeminge</w:t>
        </w:r>
      </w:hyperlink>
      <w:r>
        <w:t>,</w:t>
      </w:r>
      <w:r>
        <w:rPr>
          <w:spacing w:val="-11"/>
        </w:rPr>
        <w:t xml:space="preserve"> </w:t>
      </w:r>
      <w:hyperlink w:anchor="_bookmark60" w:history="1">
        <w:r>
          <w:t>2018</w:t>
        </w:r>
      </w:hyperlink>
      <w:r>
        <w:t>). Trata-se de</w:t>
      </w:r>
      <w:r>
        <w:rPr>
          <w:spacing w:val="-6"/>
        </w:rPr>
        <w:t xml:space="preserve"> </w:t>
      </w:r>
      <w:r>
        <w:t>um</w:t>
      </w:r>
      <w:r>
        <w:rPr>
          <w:spacing w:val="-6"/>
        </w:rPr>
        <w:t xml:space="preserve"> </w:t>
      </w:r>
      <w:r>
        <w:t>micro</w:t>
      </w:r>
      <w:r>
        <w:rPr>
          <w:spacing w:val="-6"/>
        </w:rPr>
        <w:t xml:space="preserve"> </w:t>
      </w:r>
      <w:r>
        <w:t>transformador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alta</w:t>
      </w:r>
      <w:r>
        <w:rPr>
          <w:spacing w:val="-6"/>
        </w:rPr>
        <w:t xml:space="preserve"> </w:t>
      </w:r>
      <w:r>
        <w:t>precisão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atua</w:t>
      </w:r>
      <w:r>
        <w:rPr>
          <w:spacing w:val="-6"/>
        </w:rPr>
        <w:t xml:space="preserve"> </w:t>
      </w:r>
      <w:r>
        <w:t>rebaixando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alta</w:t>
      </w:r>
      <w:r>
        <w:rPr>
          <w:spacing w:val="-6"/>
        </w:rPr>
        <w:t xml:space="preserve"> </w:t>
      </w:r>
      <w:r>
        <w:t>tensão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rede</w:t>
      </w:r>
      <w:r>
        <w:rPr>
          <w:spacing w:val="-6"/>
        </w:rPr>
        <w:t xml:space="preserve"> </w:t>
      </w:r>
      <w:r>
        <w:t>alternada para</w:t>
      </w:r>
      <w:r>
        <w:rPr>
          <w:spacing w:val="-8"/>
        </w:rPr>
        <w:t xml:space="preserve"> </w:t>
      </w:r>
      <w:r>
        <w:t>níveis</w:t>
      </w:r>
      <w:r>
        <w:rPr>
          <w:spacing w:val="-8"/>
        </w:rPr>
        <w:t xml:space="preserve"> </w:t>
      </w:r>
      <w:r>
        <w:t>lógicos</w:t>
      </w:r>
      <w:r>
        <w:rPr>
          <w:spacing w:val="-8"/>
        </w:rPr>
        <w:t xml:space="preserve"> </w:t>
      </w:r>
      <w:r>
        <w:t>compatíveis</w:t>
      </w:r>
      <w:r>
        <w:rPr>
          <w:spacing w:val="-8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seguros. Além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rebaixamento,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circuito</w:t>
      </w:r>
      <w:r>
        <w:rPr>
          <w:spacing w:val="-8"/>
        </w:rPr>
        <w:t xml:space="preserve"> </w:t>
      </w:r>
      <w:r>
        <w:t>amplificador</w:t>
      </w:r>
      <w:r>
        <w:rPr>
          <w:spacing w:val="-8"/>
        </w:rPr>
        <w:t xml:space="preserve"> </w:t>
      </w:r>
      <w:r>
        <w:t>ope-racional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acompanha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módulo</w:t>
      </w:r>
      <w:r>
        <w:rPr>
          <w:spacing w:val="-2"/>
        </w:rPr>
        <w:t xml:space="preserve"> </w:t>
      </w:r>
      <w:r>
        <w:t>provê</w:t>
      </w:r>
      <w:r>
        <w:rPr>
          <w:spacing w:val="-2"/>
        </w:rPr>
        <w:t xml:space="preserve"> </w:t>
      </w:r>
      <w:r>
        <w:t>isolação</w:t>
      </w:r>
      <w:r>
        <w:rPr>
          <w:spacing w:val="-2"/>
        </w:rPr>
        <w:t xml:space="preserve"> </w:t>
      </w:r>
      <w:r>
        <w:t>galvânica</w:t>
      </w:r>
      <w:r>
        <w:rPr>
          <w:spacing w:val="-2"/>
        </w:rPr>
        <w:t xml:space="preserve"> </w:t>
      </w:r>
      <w:r>
        <w:t>completa, protegendo</w:t>
      </w:r>
      <w:r>
        <w:rPr>
          <w:spacing w:val="-2"/>
        </w:rPr>
        <w:t xml:space="preserve"> </w:t>
      </w:r>
      <w:r>
        <w:t>fisicamente os pinos do microcontrolador contra perturbações da rede principal (</w:t>
      </w:r>
      <w:hyperlink w:anchor="_bookmark60" w:history="1">
        <w:r>
          <w:t>Zeminge</w:t>
        </w:r>
      </w:hyperlink>
      <w:r>
        <w:t xml:space="preserve">, </w:t>
      </w:r>
      <w:hyperlink w:anchor="_bookmark60" w:history="1">
        <w:r>
          <w:t>2018</w:t>
        </w:r>
      </w:hyperlink>
      <w:r>
        <w:t>).</w:t>
      </w:r>
    </w:p>
    <w:p w14:paraId="0F0F710B" w14:textId="77777777" w:rsidR="005A1A1F" w:rsidRDefault="005A1A1F">
      <w:pPr>
        <w:pStyle w:val="Corpodetexto"/>
        <w:spacing w:line="312" w:lineRule="auto"/>
        <w:jc w:val="both"/>
        <w:sectPr w:rsidR="005A1A1F">
          <w:pgSz w:w="11910" w:h="16840"/>
          <w:pgMar w:top="1560" w:right="566" w:bottom="280" w:left="1559" w:header="1034" w:footer="0" w:gutter="0"/>
          <w:cols w:space="720"/>
        </w:sectPr>
      </w:pPr>
    </w:p>
    <w:p w14:paraId="5E705F47" w14:textId="77777777" w:rsidR="005A1A1F" w:rsidRDefault="008B10AC">
      <w:pPr>
        <w:pStyle w:val="Corpodetexto"/>
        <w:spacing w:before="138"/>
        <w:ind w:left="160" w:right="593"/>
        <w:jc w:val="center"/>
      </w:pPr>
      <w:commentRangeStart w:id="202"/>
      <w:r>
        <w:lastRenderedPageBreak/>
        <w:t>Figura</w:t>
      </w:r>
      <w:r>
        <w:rPr>
          <w:spacing w:val="-5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bookmarkStart w:id="203" w:name="_bookmark32"/>
      <w:bookmarkEnd w:id="203"/>
      <w:r>
        <w:t>Sensor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tensão</w:t>
      </w:r>
      <w:r>
        <w:rPr>
          <w:spacing w:val="-5"/>
        </w:rPr>
        <w:t xml:space="preserve"> </w:t>
      </w:r>
      <w:r>
        <w:rPr>
          <w:spacing w:val="-2"/>
        </w:rPr>
        <w:t>ZMPT101B</w:t>
      </w:r>
      <w:commentRangeEnd w:id="202"/>
      <w:r w:rsidR="00AB0D39">
        <w:rPr>
          <w:rStyle w:val="Refdecomentrio"/>
          <w:sz w:val="24"/>
          <w:szCs w:val="24"/>
        </w:rPr>
        <w:commentReference w:id="202"/>
      </w:r>
    </w:p>
    <w:p w14:paraId="18040E0C" w14:textId="77777777" w:rsidR="005A1A1F" w:rsidRDefault="008B10AC">
      <w:pPr>
        <w:pStyle w:val="Corpodetexto"/>
        <w:spacing w:before="1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912" behindDoc="1" locked="0" layoutInCell="1" allowOverlap="1" wp14:anchorId="771BE2AA" wp14:editId="03D39264">
            <wp:simplePos x="0" y="0"/>
            <wp:positionH relativeFrom="page">
              <wp:posOffset>2875088</wp:posOffset>
            </wp:positionH>
            <wp:positionV relativeFrom="paragraph">
              <wp:posOffset>116870</wp:posOffset>
            </wp:positionV>
            <wp:extent cx="2219134" cy="94611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134" cy="946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9BA15F" w14:textId="77777777" w:rsidR="005A1A1F" w:rsidRDefault="008B10AC">
      <w:pPr>
        <w:spacing w:before="270"/>
        <w:ind w:left="160" w:right="593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11"/>
          <w:sz w:val="20"/>
        </w:rPr>
        <w:t xml:space="preserve"> </w:t>
      </w:r>
      <w:r>
        <w:rPr>
          <w:sz w:val="20"/>
        </w:rPr>
        <w:t>Adaptado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hyperlink w:anchor="_bookmark40" w:history="1">
        <w:r>
          <w:rPr>
            <w:sz w:val="20"/>
          </w:rPr>
          <w:t>adiy.in</w:t>
        </w:r>
      </w:hyperlink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(</w:t>
      </w:r>
      <w:hyperlink w:anchor="_bookmark40" w:history="1">
        <w:r>
          <w:rPr>
            <w:spacing w:val="-2"/>
            <w:sz w:val="20"/>
          </w:rPr>
          <w:t>2026</w:t>
        </w:r>
      </w:hyperlink>
      <w:r>
        <w:rPr>
          <w:spacing w:val="-2"/>
          <w:sz w:val="20"/>
        </w:rPr>
        <w:t>).</w:t>
      </w:r>
    </w:p>
    <w:p w14:paraId="638AB07F" w14:textId="77777777" w:rsidR="005A1A1F" w:rsidRDefault="005A1A1F">
      <w:pPr>
        <w:pStyle w:val="Corpodetexto"/>
        <w:rPr>
          <w:sz w:val="20"/>
        </w:rPr>
      </w:pPr>
    </w:p>
    <w:p w14:paraId="5AA1E30F" w14:textId="77777777" w:rsidR="005A1A1F" w:rsidRDefault="005A1A1F">
      <w:pPr>
        <w:pStyle w:val="Corpodetexto"/>
        <w:spacing w:before="98"/>
        <w:rPr>
          <w:sz w:val="20"/>
        </w:rPr>
      </w:pPr>
    </w:p>
    <w:p w14:paraId="0F909802" w14:textId="77777777" w:rsidR="005A1A1F" w:rsidRDefault="008B10AC">
      <w:pPr>
        <w:pStyle w:val="Ttulo2"/>
        <w:numPr>
          <w:ilvl w:val="3"/>
          <w:numId w:val="2"/>
        </w:numPr>
        <w:tabs>
          <w:tab w:val="left" w:pos="1036"/>
        </w:tabs>
        <w:ind w:hanging="896"/>
      </w:pPr>
      <w:bookmarkStart w:id="204" w:name="Sensor_de_Corrente_(SCT-013)"/>
      <w:bookmarkStart w:id="205" w:name="_bookmark33"/>
      <w:bookmarkEnd w:id="204"/>
      <w:bookmarkEnd w:id="205"/>
      <w:r>
        <w:rPr>
          <w:spacing w:val="-2"/>
        </w:rPr>
        <w:t>Sensor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Corrente</w:t>
      </w:r>
      <w:r>
        <w:rPr>
          <w:spacing w:val="-4"/>
        </w:rPr>
        <w:t xml:space="preserve"> </w:t>
      </w:r>
      <w:r>
        <w:rPr>
          <w:spacing w:val="-2"/>
        </w:rPr>
        <w:t>(SCT-</w:t>
      </w:r>
      <w:r>
        <w:rPr>
          <w:spacing w:val="-4"/>
        </w:rPr>
        <w:t>013)</w:t>
      </w:r>
    </w:p>
    <w:p w14:paraId="39244B3C" w14:textId="77777777" w:rsidR="005A1A1F" w:rsidRDefault="005A1A1F">
      <w:pPr>
        <w:pStyle w:val="Corpodetexto"/>
        <w:spacing w:before="165"/>
        <w:rPr>
          <w:b/>
        </w:rPr>
      </w:pPr>
    </w:p>
    <w:p w14:paraId="406713B7" w14:textId="77777777" w:rsidR="005A1A1F" w:rsidRDefault="008B10AC">
      <w:pPr>
        <w:pStyle w:val="Corpodetexto"/>
        <w:spacing w:line="312" w:lineRule="auto"/>
        <w:ind w:left="140" w:right="572" w:firstLine="850"/>
        <w:jc w:val="both"/>
      </w:pPr>
      <w:r>
        <w:t>Esse dispositivo é classificado como um Transformador de Corrente (TC) de núcleo bipartido.</w:t>
      </w:r>
      <w:r>
        <w:rPr>
          <w:spacing w:val="40"/>
        </w:rPr>
        <w:t xml:space="preserve"> </w:t>
      </w:r>
      <w:r>
        <w:t>A sua principal vantagem em ambientes de implantação da Indústria 4.0 é a capa-cidade de medir a corrente elétrica através do campo magnético induzido pelo condutor ativo, sem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necessidade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interrupção,</w:t>
      </w:r>
      <w:r>
        <w:rPr>
          <w:spacing w:val="-8"/>
        </w:rPr>
        <w:t xml:space="preserve"> </w:t>
      </w:r>
      <w:r>
        <w:t>corte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decapagem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cabo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alimentação</w:t>
      </w:r>
      <w:r>
        <w:rPr>
          <w:spacing w:val="-8"/>
        </w:rPr>
        <w:t xml:space="preserve"> </w:t>
      </w:r>
      <w:r>
        <w:t>(</w:t>
      </w:r>
      <w:hyperlink w:anchor="_bookmark59" w:history="1">
        <w:r>
          <w:t>YHDC</w:t>
        </w:r>
      </w:hyperlink>
      <w:r>
        <w:t>,</w:t>
      </w:r>
      <w:r>
        <w:rPr>
          <w:spacing w:val="-8"/>
        </w:rPr>
        <w:t xml:space="preserve"> </w:t>
      </w:r>
      <w:hyperlink w:anchor="_bookmark59" w:history="1">
        <w:r>
          <w:rPr>
            <w:spacing w:val="-2"/>
          </w:rPr>
          <w:t>2020</w:t>
        </w:r>
      </w:hyperlink>
      <w:r>
        <w:rPr>
          <w:spacing w:val="-2"/>
        </w:rPr>
        <w:t>).</w:t>
      </w:r>
    </w:p>
    <w:p w14:paraId="4D6C21EE" w14:textId="77777777" w:rsidR="005A1A1F" w:rsidRDefault="008B10AC">
      <w:pPr>
        <w:pStyle w:val="Corpodetexto"/>
        <w:spacing w:before="210"/>
        <w:ind w:left="161" w:right="593"/>
        <w:jc w:val="center"/>
      </w:pPr>
      <w:commentRangeStart w:id="206"/>
      <w:r>
        <w:t>Figura</w:t>
      </w:r>
      <w:r>
        <w:rPr>
          <w:spacing w:val="-10"/>
        </w:rPr>
        <w:t xml:space="preserve"> </w:t>
      </w:r>
      <w:r>
        <w:t>7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bookmarkStart w:id="207" w:name="_bookmark34"/>
      <w:bookmarkEnd w:id="207"/>
      <w:r>
        <w:t>Sensor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corrente</w:t>
      </w:r>
      <w:r>
        <w:rPr>
          <w:spacing w:val="-10"/>
        </w:rPr>
        <w:t xml:space="preserve"> </w:t>
      </w:r>
      <w:r>
        <w:t>SCT-</w:t>
      </w:r>
      <w:r>
        <w:rPr>
          <w:spacing w:val="-5"/>
        </w:rPr>
        <w:t>013</w:t>
      </w:r>
      <w:commentRangeEnd w:id="206"/>
      <w:r w:rsidR="003C138F">
        <w:rPr>
          <w:rStyle w:val="Refdecomentrio"/>
          <w:sz w:val="24"/>
          <w:szCs w:val="24"/>
        </w:rPr>
        <w:commentReference w:id="206"/>
      </w:r>
    </w:p>
    <w:p w14:paraId="485E881E" w14:textId="77777777" w:rsidR="005A1A1F" w:rsidRDefault="008B10AC">
      <w:pPr>
        <w:pStyle w:val="Corpodetexto"/>
        <w:spacing w:before="1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1424" behindDoc="1" locked="0" layoutInCell="1" allowOverlap="1" wp14:anchorId="66A3B8E7" wp14:editId="31F96710">
            <wp:simplePos x="0" y="0"/>
            <wp:positionH relativeFrom="page">
              <wp:posOffset>3283689</wp:posOffset>
            </wp:positionH>
            <wp:positionV relativeFrom="paragraph">
              <wp:posOffset>147764</wp:posOffset>
            </wp:positionV>
            <wp:extent cx="1305877" cy="141160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877" cy="1411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98CCE0" w14:textId="77777777" w:rsidR="005A1A1F" w:rsidRDefault="008B10AC">
      <w:pPr>
        <w:spacing w:before="208"/>
        <w:ind w:left="161" w:right="593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7"/>
          <w:sz w:val="20"/>
        </w:rPr>
        <w:t xml:space="preserve"> </w:t>
      </w:r>
      <w:r>
        <w:rPr>
          <w:sz w:val="20"/>
        </w:rPr>
        <w:t>Adaptado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hyperlink w:anchor="_bookmark59" w:history="1">
        <w:r>
          <w:rPr>
            <w:sz w:val="20"/>
          </w:rPr>
          <w:t>YHDC</w:t>
        </w:r>
      </w:hyperlink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</w:t>
      </w:r>
      <w:hyperlink w:anchor="_bookmark59" w:history="1">
        <w:r>
          <w:rPr>
            <w:spacing w:val="-2"/>
            <w:sz w:val="20"/>
          </w:rPr>
          <w:t>2020</w:t>
        </w:r>
      </w:hyperlink>
      <w:r>
        <w:rPr>
          <w:spacing w:val="-2"/>
          <w:sz w:val="20"/>
        </w:rPr>
        <w:t>).</w:t>
      </w:r>
    </w:p>
    <w:p w14:paraId="19F88F62" w14:textId="77777777" w:rsidR="005A1A1F" w:rsidRDefault="005A1A1F">
      <w:pPr>
        <w:pStyle w:val="Corpodetexto"/>
        <w:rPr>
          <w:sz w:val="20"/>
        </w:rPr>
      </w:pPr>
    </w:p>
    <w:p w14:paraId="6FA16C8E" w14:textId="77777777" w:rsidR="005A1A1F" w:rsidRDefault="005A1A1F">
      <w:pPr>
        <w:pStyle w:val="Corpodetexto"/>
        <w:rPr>
          <w:sz w:val="20"/>
        </w:rPr>
      </w:pPr>
    </w:p>
    <w:p w14:paraId="1ECE6824" w14:textId="77777777" w:rsidR="005A1A1F" w:rsidRDefault="005A1A1F">
      <w:pPr>
        <w:pStyle w:val="Corpodetexto"/>
        <w:spacing w:before="156"/>
        <w:rPr>
          <w:sz w:val="20"/>
        </w:rPr>
      </w:pPr>
    </w:p>
    <w:p w14:paraId="6F7DFDEC" w14:textId="77777777" w:rsidR="005A1A1F" w:rsidRDefault="008B10AC">
      <w:pPr>
        <w:pStyle w:val="Ttulo1"/>
        <w:numPr>
          <w:ilvl w:val="0"/>
          <w:numId w:val="2"/>
        </w:numPr>
        <w:tabs>
          <w:tab w:val="left" w:pos="378"/>
        </w:tabs>
        <w:spacing w:before="1"/>
        <w:ind w:left="378" w:hanging="238"/>
      </w:pPr>
      <w:bookmarkStart w:id="208" w:name="METODOLOGIA"/>
      <w:bookmarkStart w:id="209" w:name="_bookmark35"/>
      <w:bookmarkEnd w:id="208"/>
      <w:bookmarkEnd w:id="209"/>
      <w:r>
        <w:rPr>
          <w:spacing w:val="-2"/>
        </w:rPr>
        <w:t>METODOLOGIA</w:t>
      </w:r>
    </w:p>
    <w:p w14:paraId="4F834690" w14:textId="77777777" w:rsidR="005A1A1F" w:rsidRDefault="005A1A1F">
      <w:pPr>
        <w:pStyle w:val="Corpodetexto"/>
        <w:rPr>
          <w:b/>
        </w:rPr>
      </w:pPr>
    </w:p>
    <w:p w14:paraId="7A36D7A7" w14:textId="77777777" w:rsidR="005A1A1F" w:rsidRDefault="005A1A1F">
      <w:pPr>
        <w:pStyle w:val="Corpodetexto"/>
        <w:spacing w:before="2"/>
        <w:rPr>
          <w:b/>
        </w:rPr>
      </w:pPr>
    </w:p>
    <w:p w14:paraId="24FC1D9A" w14:textId="77777777" w:rsidR="005A1A1F" w:rsidRDefault="008B10AC">
      <w:pPr>
        <w:pStyle w:val="Corpodetexto"/>
        <w:spacing w:line="312" w:lineRule="auto"/>
        <w:ind w:left="140" w:right="572" w:firstLine="850"/>
        <w:jc w:val="both"/>
      </w:pPr>
      <w:r>
        <w:t>O</w:t>
      </w:r>
      <w:r>
        <w:rPr>
          <w:spacing w:val="-13"/>
        </w:rPr>
        <w:t xml:space="preserve"> </w:t>
      </w:r>
      <w:r>
        <w:t>trabalho</w:t>
      </w:r>
      <w:r>
        <w:rPr>
          <w:spacing w:val="-12"/>
        </w:rPr>
        <w:t xml:space="preserve"> </w:t>
      </w:r>
      <w:r>
        <w:t>em</w:t>
      </w:r>
      <w:r>
        <w:rPr>
          <w:spacing w:val="-13"/>
        </w:rPr>
        <w:t xml:space="preserve"> </w:t>
      </w:r>
      <w:r>
        <w:t>questão</w:t>
      </w:r>
      <w:r>
        <w:rPr>
          <w:spacing w:val="-12"/>
        </w:rPr>
        <w:t xml:space="preserve"> </w:t>
      </w:r>
      <w:r>
        <w:t>consistirá</w:t>
      </w:r>
      <w:r>
        <w:rPr>
          <w:spacing w:val="-13"/>
        </w:rPr>
        <w:t xml:space="preserve"> </w:t>
      </w:r>
      <w:r>
        <w:t>em</w:t>
      </w:r>
      <w:r>
        <w:rPr>
          <w:spacing w:val="-13"/>
        </w:rPr>
        <w:t xml:space="preserve"> </w:t>
      </w:r>
      <w:r>
        <w:t>uma</w:t>
      </w:r>
      <w:r>
        <w:rPr>
          <w:spacing w:val="-12"/>
        </w:rPr>
        <w:t xml:space="preserve"> </w:t>
      </w:r>
      <w:r>
        <w:t>pesquisa</w:t>
      </w:r>
      <w:r>
        <w:rPr>
          <w:spacing w:val="-13"/>
        </w:rPr>
        <w:t xml:space="preserve"> </w:t>
      </w:r>
      <w:r>
        <w:t>aplicada,</w:t>
      </w:r>
      <w:r>
        <w:rPr>
          <w:spacing w:val="-12"/>
        </w:rPr>
        <w:t xml:space="preserve"> </w:t>
      </w:r>
      <w:r>
        <w:t>com</w:t>
      </w:r>
      <w:r>
        <w:rPr>
          <w:spacing w:val="-12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objetivo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realizar um</w:t>
      </w:r>
      <w:r>
        <w:rPr>
          <w:spacing w:val="-13"/>
        </w:rPr>
        <w:t xml:space="preserve"> </w:t>
      </w:r>
      <w:r>
        <w:t>estudo</w:t>
      </w:r>
      <w:r>
        <w:rPr>
          <w:spacing w:val="-13"/>
        </w:rPr>
        <w:t xml:space="preserve"> </w:t>
      </w:r>
      <w:r>
        <w:t>exploratório</w:t>
      </w:r>
      <w:r>
        <w:rPr>
          <w:spacing w:val="-13"/>
        </w:rPr>
        <w:t xml:space="preserve"> </w:t>
      </w:r>
      <w:r>
        <w:t>fundamentado</w:t>
      </w:r>
      <w:r>
        <w:rPr>
          <w:spacing w:val="-13"/>
        </w:rPr>
        <w:t xml:space="preserve"> </w:t>
      </w:r>
      <w:r>
        <w:t>em</w:t>
      </w:r>
      <w:r>
        <w:rPr>
          <w:spacing w:val="-13"/>
        </w:rPr>
        <w:t xml:space="preserve"> </w:t>
      </w:r>
      <w:r>
        <w:t>material</w:t>
      </w:r>
      <w:r>
        <w:rPr>
          <w:spacing w:val="-13"/>
        </w:rPr>
        <w:t xml:space="preserve"> </w:t>
      </w:r>
      <w:r>
        <w:t>bibliográfico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ensaios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laboratório. Serão utilizados</w:t>
      </w:r>
      <w:r>
        <w:rPr>
          <w:spacing w:val="-6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procedimentos</w:t>
      </w:r>
      <w:r>
        <w:rPr>
          <w:spacing w:val="-6"/>
        </w:rPr>
        <w:t xml:space="preserve"> </w:t>
      </w:r>
      <w:r>
        <w:t>técnicos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pesquisa</w:t>
      </w:r>
      <w:r>
        <w:rPr>
          <w:spacing w:val="-6"/>
        </w:rPr>
        <w:t xml:space="preserve"> </w:t>
      </w:r>
      <w:r>
        <w:t>bibliográfica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experimental. O</w:t>
      </w:r>
      <w:r>
        <w:rPr>
          <w:spacing w:val="-6"/>
        </w:rPr>
        <w:t xml:space="preserve"> </w:t>
      </w:r>
      <w:r>
        <w:t>percurso</w:t>
      </w:r>
      <w:r>
        <w:rPr>
          <w:spacing w:val="-6"/>
        </w:rPr>
        <w:t xml:space="preserve"> </w:t>
      </w:r>
      <w:r>
        <w:t>me-todológico adotará o método de abordagem hipotético-dedutivo, complementado pelo método de procedimento monográfico para a sua estruturação e elaboração.</w:t>
      </w:r>
      <w:r>
        <w:rPr>
          <w:spacing w:val="40"/>
        </w:rPr>
        <w:t xml:space="preserve"> </w:t>
      </w:r>
      <w:r>
        <w:t>No que tange à coleta de dados referentes ao desempenho do microcontrolador, será feito o uso de documentação indi-reta.</w:t>
      </w:r>
      <w:r>
        <w:rPr>
          <w:spacing w:val="40"/>
        </w:rPr>
        <w:t xml:space="preserve"> </w:t>
      </w:r>
      <w:r>
        <w:t>A análise e a interpretação desses dados ocorrerão primariamente de forma qualitativa e global, avaliando o comportamento sistêmico da solução.</w:t>
      </w:r>
    </w:p>
    <w:p w14:paraId="77086134" w14:textId="77777777" w:rsidR="005A1A1F" w:rsidRDefault="008B10AC">
      <w:pPr>
        <w:pStyle w:val="Corpodetexto"/>
        <w:spacing w:before="112" w:line="312" w:lineRule="auto"/>
        <w:ind w:left="140" w:right="572" w:firstLine="850"/>
        <w:jc w:val="both"/>
      </w:pPr>
      <w:r>
        <w:t>Inicialmente, será realizada uma revisão sistemática de literatura abordando as áreas centrais</w:t>
      </w:r>
      <w:r>
        <w:rPr>
          <w:spacing w:val="-9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permeiam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projeto:</w:t>
      </w:r>
      <w:r>
        <w:rPr>
          <w:spacing w:val="4"/>
        </w:rPr>
        <w:t xml:space="preserve"> </w:t>
      </w:r>
      <w:r>
        <w:t>arquiteturas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microcontroladores</w:t>
      </w:r>
      <w:r>
        <w:rPr>
          <w:spacing w:val="-9"/>
        </w:rPr>
        <w:t xml:space="preserve"> </w:t>
      </w:r>
      <w:r>
        <w:t>modernos,</w:t>
      </w:r>
      <w:r>
        <w:rPr>
          <w:spacing w:val="-8"/>
        </w:rPr>
        <w:t xml:space="preserve"> </w:t>
      </w:r>
      <w:r>
        <w:t>sensores</w:t>
      </w:r>
      <w:r>
        <w:rPr>
          <w:spacing w:val="-8"/>
        </w:rPr>
        <w:t xml:space="preserve"> </w:t>
      </w:r>
      <w:r>
        <w:t>e</w:t>
      </w:r>
      <w:r>
        <w:rPr>
          <w:spacing w:val="-8"/>
        </w:rPr>
        <w:t xml:space="preserve"> </w:t>
      </w:r>
      <w:r>
        <w:rPr>
          <w:spacing w:val="-4"/>
        </w:rPr>
        <w:t>ins-</w:t>
      </w:r>
    </w:p>
    <w:p w14:paraId="1785F3F1" w14:textId="77777777" w:rsidR="005A1A1F" w:rsidRDefault="005A1A1F">
      <w:pPr>
        <w:pStyle w:val="Corpodetexto"/>
        <w:spacing w:line="312" w:lineRule="auto"/>
        <w:jc w:val="both"/>
        <w:sectPr w:rsidR="005A1A1F">
          <w:pgSz w:w="11910" w:h="16840"/>
          <w:pgMar w:top="1560" w:right="566" w:bottom="280" w:left="1559" w:header="1034" w:footer="0" w:gutter="0"/>
          <w:cols w:space="720"/>
        </w:sectPr>
      </w:pPr>
    </w:p>
    <w:p w14:paraId="08EC1555" w14:textId="77777777" w:rsidR="005A1A1F" w:rsidRDefault="008B10AC">
      <w:pPr>
        <w:pStyle w:val="Corpodetexto"/>
        <w:spacing w:before="138" w:line="312" w:lineRule="auto"/>
        <w:ind w:left="140" w:right="572"/>
        <w:jc w:val="both"/>
      </w:pPr>
      <w:r>
        <w:lastRenderedPageBreak/>
        <w:t>trumentação,</w:t>
      </w:r>
      <w:r>
        <w:rPr>
          <w:spacing w:val="-5"/>
        </w:rPr>
        <w:t xml:space="preserve"> </w:t>
      </w:r>
      <w:r>
        <w:t>sistemas</w:t>
      </w:r>
      <w:r>
        <w:rPr>
          <w:spacing w:val="-6"/>
        </w:rPr>
        <w:t xml:space="preserve"> </w:t>
      </w:r>
      <w:r>
        <w:t>eletrônicos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tempo</w:t>
      </w:r>
      <w:r>
        <w:rPr>
          <w:spacing w:val="-5"/>
        </w:rPr>
        <w:t xml:space="preserve"> </w:t>
      </w:r>
      <w:r>
        <w:t>real,</w:t>
      </w:r>
      <w:r>
        <w:rPr>
          <w:spacing w:val="-5"/>
        </w:rPr>
        <w:t xml:space="preserve"> </w:t>
      </w:r>
      <w:r>
        <w:t>Sistemas</w:t>
      </w:r>
      <w:r>
        <w:rPr>
          <w:spacing w:val="-5"/>
        </w:rPr>
        <w:t xml:space="preserve"> </w:t>
      </w:r>
      <w:r>
        <w:t>Operacionais</w:t>
      </w:r>
      <w:r>
        <w:rPr>
          <w:spacing w:val="-5"/>
        </w:rPr>
        <w:t xml:space="preserve"> </w:t>
      </w:r>
      <w:r>
        <w:t>Embarcados</w:t>
      </w:r>
      <w:r>
        <w:rPr>
          <w:spacing w:val="-5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dire-trizes do AAS na Indústria 4.0.</w:t>
      </w:r>
    </w:p>
    <w:p w14:paraId="63FB1ADE" w14:textId="0805E44A" w:rsidR="005A1A1F" w:rsidRDefault="008B10AC">
      <w:pPr>
        <w:pStyle w:val="Corpodetexto"/>
        <w:spacing w:before="113" w:line="312" w:lineRule="auto"/>
        <w:ind w:left="140" w:right="572" w:firstLine="850"/>
        <w:jc w:val="both"/>
      </w:pPr>
      <w:r>
        <w:t>Complementarmente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fundamentação</w:t>
      </w:r>
      <w:r>
        <w:rPr>
          <w:spacing w:val="-4"/>
        </w:rPr>
        <w:t xml:space="preserve"> </w:t>
      </w:r>
      <w:r>
        <w:t>teórica,</w:t>
      </w:r>
      <w:r>
        <w:rPr>
          <w:spacing w:val="-3"/>
        </w:rPr>
        <w:t xml:space="preserve"> </w:t>
      </w:r>
      <w:r>
        <w:t>será</w:t>
      </w:r>
      <w:r>
        <w:rPr>
          <w:spacing w:val="-4"/>
        </w:rPr>
        <w:t xml:space="preserve"> </w:t>
      </w:r>
      <w:r>
        <w:t>realizado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estudo</w:t>
      </w:r>
      <w:r>
        <w:rPr>
          <w:spacing w:val="-4"/>
        </w:rPr>
        <w:t xml:space="preserve"> </w:t>
      </w:r>
      <w:r>
        <w:t>das</w:t>
      </w:r>
      <w:r>
        <w:rPr>
          <w:spacing w:val="-4"/>
        </w:rPr>
        <w:t xml:space="preserve"> </w:t>
      </w:r>
      <w:r>
        <w:t xml:space="preserve">bibliotecas de </w:t>
      </w:r>
      <w:del w:id="210" w:author="Bruno Monteiro" w:date="2026-06-12T18:16:00Z" w16du:dateUtc="2026-06-12T22:16:00Z">
        <w:r w:rsidDel="007E246E">
          <w:rPr>
            <w:i/>
          </w:rPr>
          <w:delText>software</w:delText>
        </w:r>
      </w:del>
      <w:ins w:id="211" w:author="Bruno Monteiro" w:date="2026-06-12T18:16:00Z" w16du:dateUtc="2026-06-12T22:16:00Z">
        <w:r w:rsidR="007E246E" w:rsidRPr="007E246E">
          <w:rPr>
            <w:i/>
          </w:rPr>
          <w:t>software</w:t>
        </w:r>
      </w:ins>
      <w:r>
        <w:rPr>
          <w:i/>
        </w:rPr>
        <w:t xml:space="preserve"> </w:t>
      </w:r>
      <w:r>
        <w:t>necessárias para o desenvolvimento do projeto.</w:t>
      </w:r>
      <w:r>
        <w:rPr>
          <w:spacing w:val="40"/>
        </w:rPr>
        <w:t xml:space="preserve"> </w:t>
      </w:r>
      <w:r>
        <w:t>No escopo da biblioteca que será desenvolvida,</w:t>
      </w:r>
      <w:r>
        <w:rPr>
          <w:spacing w:val="-14"/>
        </w:rPr>
        <w:t xml:space="preserve"> </w:t>
      </w:r>
      <w:r>
        <w:t>destacam-se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avaliação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pilhas</w:t>
      </w:r>
      <w:r>
        <w:rPr>
          <w:spacing w:val="-15"/>
        </w:rPr>
        <w:t xml:space="preserve"> </w:t>
      </w:r>
      <w:r>
        <w:t>compatíveis</w:t>
      </w:r>
      <w:r>
        <w:rPr>
          <w:spacing w:val="-15"/>
        </w:rPr>
        <w:t xml:space="preserve"> </w:t>
      </w:r>
      <w:r>
        <w:t>com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protocolo</w:t>
      </w:r>
      <w:r>
        <w:rPr>
          <w:spacing w:val="-15"/>
        </w:rPr>
        <w:t xml:space="preserve"> </w:t>
      </w:r>
      <w:r>
        <w:t>OPC</w:t>
      </w:r>
      <w:r>
        <w:rPr>
          <w:spacing w:val="-15"/>
        </w:rPr>
        <w:t xml:space="preserve"> </w:t>
      </w:r>
      <w:r>
        <w:t>UA,</w:t>
      </w:r>
      <w:r>
        <w:rPr>
          <w:spacing w:val="-15"/>
        </w:rPr>
        <w:t xml:space="preserve"> </w:t>
      </w:r>
      <w:r>
        <w:t>como</w:t>
      </w:r>
      <w:r>
        <w:rPr>
          <w:spacing w:val="-15"/>
        </w:rPr>
        <w:t xml:space="preserve"> </w:t>
      </w:r>
      <w:r>
        <w:t xml:space="preserve">a </w:t>
      </w:r>
      <w:r>
        <w:rPr>
          <w:i/>
          <w:spacing w:val="-2"/>
        </w:rPr>
        <w:t>open62541</w:t>
      </w:r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bibliotecas</w:t>
      </w:r>
      <w:r>
        <w:rPr>
          <w:spacing w:val="-6"/>
        </w:rPr>
        <w:t xml:space="preserve"> </w:t>
      </w:r>
      <w:r>
        <w:rPr>
          <w:spacing w:val="-2"/>
        </w:rPr>
        <w:t>eficientes</w:t>
      </w:r>
      <w:r>
        <w:rPr>
          <w:spacing w:val="-6"/>
        </w:rPr>
        <w:t xml:space="preserve"> </w:t>
      </w:r>
      <w:r>
        <w:rPr>
          <w:spacing w:val="-2"/>
        </w:rPr>
        <w:t>para</w:t>
      </w:r>
      <w:r>
        <w:rPr>
          <w:spacing w:val="-8"/>
        </w:rPr>
        <w:t xml:space="preserve"> </w:t>
      </w:r>
      <w:r>
        <w:rPr>
          <w:spacing w:val="-2"/>
        </w:rPr>
        <w:t>serialização</w:t>
      </w:r>
      <w:r>
        <w:rPr>
          <w:spacing w:val="-6"/>
        </w:rPr>
        <w:t xml:space="preserve"> </w:t>
      </w:r>
      <w:r>
        <w:rPr>
          <w:spacing w:val="-2"/>
        </w:rPr>
        <w:t>e</w:t>
      </w:r>
      <w:r>
        <w:rPr>
          <w:spacing w:val="-8"/>
        </w:rPr>
        <w:t xml:space="preserve"> </w:t>
      </w:r>
      <w:r>
        <w:rPr>
          <w:spacing w:val="-2"/>
        </w:rPr>
        <w:t>manipulação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arquivos</w:t>
      </w:r>
      <w:r>
        <w:rPr>
          <w:spacing w:val="-8"/>
        </w:rPr>
        <w:t xml:space="preserve"> </w:t>
      </w:r>
      <w:r>
        <w:rPr>
          <w:spacing w:val="-2"/>
        </w:rPr>
        <w:t>JSON</w:t>
      </w:r>
      <w:r>
        <w:rPr>
          <w:spacing w:val="-6"/>
        </w:rPr>
        <w:t xml:space="preserve"> </w:t>
      </w:r>
      <w:r>
        <w:rPr>
          <w:spacing w:val="-2"/>
        </w:rPr>
        <w:t>em</w:t>
      </w:r>
      <w:r>
        <w:rPr>
          <w:spacing w:val="-6"/>
        </w:rPr>
        <w:t xml:space="preserve"> </w:t>
      </w:r>
      <w:r>
        <w:rPr>
          <w:spacing w:val="-2"/>
        </w:rPr>
        <w:t xml:space="preserve">C/C++, </w:t>
      </w:r>
      <w:r>
        <w:t>como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i/>
        </w:rPr>
        <w:t>cJSON</w:t>
      </w:r>
      <w:r>
        <w:t>,</w:t>
      </w:r>
      <w:r>
        <w:rPr>
          <w:spacing w:val="-1"/>
        </w:rPr>
        <w:t xml:space="preserve"> </w:t>
      </w:r>
      <w:r>
        <w:t>além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componentes</w:t>
      </w:r>
      <w:r>
        <w:rPr>
          <w:spacing w:val="-1"/>
        </w:rPr>
        <w:t xml:space="preserve"> </w:t>
      </w:r>
      <w:r>
        <w:t>nativos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i/>
        </w:rPr>
        <w:t>drivers</w:t>
      </w:r>
      <w:r>
        <w:rPr>
          <w:i/>
          <w:spacing w:val="-1"/>
        </w:rPr>
        <w:t xml:space="preserve"> </w:t>
      </w:r>
      <w:r>
        <w:t>fornecidos</w:t>
      </w:r>
      <w:r>
        <w:rPr>
          <w:spacing w:val="-1"/>
        </w:rPr>
        <w:t xml:space="preserve"> </w:t>
      </w:r>
      <w:r>
        <w:t>pelo</w:t>
      </w:r>
      <w:r>
        <w:rPr>
          <w:spacing w:val="-1"/>
        </w:rPr>
        <w:t xml:space="preserve"> </w:t>
      </w:r>
      <w:r>
        <w:rPr>
          <w:i/>
        </w:rPr>
        <w:t xml:space="preserve">framework </w:t>
      </w:r>
      <w:r>
        <w:t>ESP-IDF.</w:t>
      </w:r>
    </w:p>
    <w:p w14:paraId="3342B14F" w14:textId="77777777" w:rsidR="005A1A1F" w:rsidRDefault="008B10AC">
      <w:pPr>
        <w:pStyle w:val="Corpodetexto"/>
        <w:spacing w:before="112" w:line="312" w:lineRule="auto"/>
        <w:ind w:left="140" w:right="572" w:firstLine="850"/>
        <w:jc w:val="both"/>
      </w:pPr>
      <w:r>
        <w:t>Em</w:t>
      </w:r>
      <w:r>
        <w:rPr>
          <w:spacing w:val="-10"/>
        </w:rPr>
        <w:t xml:space="preserve"> </w:t>
      </w:r>
      <w:r>
        <w:t>seguida,</w:t>
      </w:r>
      <w:r>
        <w:rPr>
          <w:spacing w:val="-9"/>
        </w:rPr>
        <w:t xml:space="preserve"> </w:t>
      </w:r>
      <w:r>
        <w:t>serão</w:t>
      </w:r>
      <w:r>
        <w:rPr>
          <w:spacing w:val="-10"/>
        </w:rPr>
        <w:t xml:space="preserve"> </w:t>
      </w:r>
      <w:r>
        <w:t>desenvolvidos</w:t>
      </w:r>
      <w:r>
        <w:rPr>
          <w:spacing w:val="-10"/>
        </w:rPr>
        <w:t xml:space="preserve"> </w:t>
      </w:r>
      <w:r>
        <w:t>os</w:t>
      </w:r>
      <w:r>
        <w:rPr>
          <w:spacing w:val="-10"/>
        </w:rPr>
        <w:t xml:space="preserve"> </w:t>
      </w:r>
      <w:r>
        <w:t>códigos-fonte</w:t>
      </w:r>
      <w:r>
        <w:rPr>
          <w:spacing w:val="-10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SDK</w:t>
      </w:r>
      <w:r>
        <w:rPr>
          <w:spacing w:val="-10"/>
        </w:rPr>
        <w:t xml:space="preserve"> </w:t>
      </w:r>
      <w:r>
        <w:t>proposto</w:t>
      </w:r>
      <w:r>
        <w:rPr>
          <w:spacing w:val="-10"/>
        </w:rPr>
        <w:t xml:space="preserve"> </w:t>
      </w:r>
      <w:r>
        <w:t>neste</w:t>
      </w:r>
      <w:r>
        <w:rPr>
          <w:spacing w:val="-10"/>
        </w:rPr>
        <w:t xml:space="preserve"> </w:t>
      </w:r>
      <w:r>
        <w:t>trabalho. A implementação</w:t>
      </w:r>
      <w:r>
        <w:rPr>
          <w:spacing w:val="-2"/>
        </w:rPr>
        <w:t xml:space="preserve"> </w:t>
      </w:r>
      <w:r>
        <w:t>será</w:t>
      </w:r>
      <w:r>
        <w:rPr>
          <w:spacing w:val="-2"/>
        </w:rPr>
        <w:t xml:space="preserve"> </w:t>
      </w:r>
      <w:r>
        <w:t>focada</w:t>
      </w:r>
      <w:r>
        <w:rPr>
          <w:spacing w:val="-2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arquitetar</w:t>
      </w:r>
      <w:r>
        <w:rPr>
          <w:spacing w:val="-2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núcleo</w:t>
      </w:r>
      <w:r>
        <w:rPr>
          <w:spacing w:val="-2"/>
        </w:rPr>
        <w:t xml:space="preserve"> </w:t>
      </w:r>
      <w:r>
        <w:t>leve</w:t>
      </w:r>
      <w:r>
        <w:rPr>
          <w:spacing w:val="-3"/>
        </w:rPr>
        <w:t xml:space="preserve"> </w:t>
      </w:r>
      <w:r>
        <w:t>capaz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hospedar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AAS</w:t>
      </w:r>
      <w:r>
        <w:rPr>
          <w:spacing w:val="-3"/>
        </w:rPr>
        <w:t xml:space="preserve"> </w:t>
      </w:r>
      <w:r>
        <w:t>dentro</w:t>
      </w:r>
      <w:r>
        <w:rPr>
          <w:spacing w:val="-2"/>
        </w:rPr>
        <w:t xml:space="preserve"> </w:t>
      </w:r>
      <w:r>
        <w:t>das restrições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memória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microcontrolador,</w:t>
      </w:r>
      <w:r>
        <w:rPr>
          <w:spacing w:val="-7"/>
        </w:rPr>
        <w:t xml:space="preserve"> </w:t>
      </w:r>
      <w:r>
        <w:t>integrando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rotinas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comunicação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armazena-mento de dados de forma transparente.</w:t>
      </w:r>
      <w:r>
        <w:rPr>
          <w:spacing w:val="40"/>
        </w:rPr>
        <w:t xml:space="preserve"> </w:t>
      </w:r>
      <w:r>
        <w:t>Adicionalmente, durante o ciclo de desenvolvimento, será</w:t>
      </w:r>
      <w:r>
        <w:rPr>
          <w:spacing w:val="-7"/>
        </w:rPr>
        <w:t xml:space="preserve"> </w:t>
      </w:r>
      <w:r>
        <w:t>realizada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elaboração</w:t>
      </w:r>
      <w:r>
        <w:rPr>
          <w:spacing w:val="-7"/>
        </w:rPr>
        <w:t xml:space="preserve"> </w:t>
      </w:r>
      <w:r>
        <w:t>dos</w:t>
      </w:r>
      <w:r>
        <w:rPr>
          <w:spacing w:val="-7"/>
        </w:rPr>
        <w:t xml:space="preserve"> </w:t>
      </w:r>
      <w:r>
        <w:t>testes</w:t>
      </w:r>
      <w:r>
        <w:rPr>
          <w:spacing w:val="-7"/>
        </w:rPr>
        <w:t xml:space="preserve"> </w:t>
      </w:r>
      <w:r>
        <w:t>unitários</w:t>
      </w:r>
      <w:r>
        <w:rPr>
          <w:spacing w:val="-7"/>
        </w:rPr>
        <w:t xml:space="preserve"> </w:t>
      </w:r>
      <w:r>
        <w:t>necessários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garantir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robustez</w:t>
      </w:r>
      <w:r>
        <w:rPr>
          <w:spacing w:val="-7"/>
        </w:rPr>
        <w:t xml:space="preserve"> </w:t>
      </w:r>
      <w:r>
        <w:t>das</w:t>
      </w:r>
      <w:r>
        <w:rPr>
          <w:spacing w:val="-7"/>
        </w:rPr>
        <w:t xml:space="preserve"> </w:t>
      </w:r>
      <w:r>
        <w:t>funções críticas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sistema,</w:t>
      </w:r>
      <w:r>
        <w:rPr>
          <w:spacing w:val="-3"/>
        </w:rPr>
        <w:t xml:space="preserve"> </w:t>
      </w:r>
      <w:r>
        <w:t>prevenindo</w:t>
      </w:r>
      <w:r>
        <w:rPr>
          <w:spacing w:val="-4"/>
        </w:rPr>
        <w:t xml:space="preserve"> </w:t>
      </w:r>
      <w:r>
        <w:t>falhas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alocação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memória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garantindo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correta</w:t>
      </w:r>
      <w:r>
        <w:rPr>
          <w:spacing w:val="-4"/>
        </w:rPr>
        <w:t xml:space="preserve"> </w:t>
      </w:r>
      <w:r>
        <w:t>serializa-ção dos dados.</w:t>
      </w:r>
    </w:p>
    <w:p w14:paraId="2098E471" w14:textId="77777777" w:rsidR="005A1A1F" w:rsidRDefault="008B10AC">
      <w:pPr>
        <w:pStyle w:val="Corpodetexto"/>
        <w:spacing w:before="112" w:line="312" w:lineRule="auto"/>
        <w:ind w:left="140" w:right="572" w:firstLine="850"/>
        <w:jc w:val="both"/>
      </w:pPr>
      <w:r>
        <w:t>Para a validação prática do uso da biblioteca, será desenvolvido um Gêmeo Digital reativo, caracterizado como um AAS do Tipo 2.</w:t>
      </w:r>
      <w:r>
        <w:rPr>
          <w:spacing w:val="40"/>
        </w:rPr>
        <w:t xml:space="preserve"> </w:t>
      </w:r>
      <w:r>
        <w:t>O planejamento desta fase iniciará com o levantamento</w:t>
      </w:r>
      <w:r>
        <w:rPr>
          <w:spacing w:val="-2"/>
        </w:rPr>
        <w:t xml:space="preserve"> </w:t>
      </w:r>
      <w:r>
        <w:t>das</w:t>
      </w:r>
      <w:r>
        <w:rPr>
          <w:spacing w:val="-2"/>
        </w:rPr>
        <w:t xml:space="preserve"> </w:t>
      </w:r>
      <w:r>
        <w:t>ferramentas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equipamentos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medição,</w:t>
      </w:r>
      <w:r>
        <w:rPr>
          <w:spacing w:val="-1"/>
        </w:rPr>
        <w:t xml:space="preserve"> </w:t>
      </w:r>
      <w:r>
        <w:t>englobando</w:t>
      </w:r>
      <w:r>
        <w:rPr>
          <w:spacing w:val="-2"/>
        </w:rPr>
        <w:t xml:space="preserve"> </w:t>
      </w:r>
      <w:r>
        <w:t>aparelhos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multí-metro e osciloscópio para a verificação e calibração dos sinais elétricos.</w:t>
      </w:r>
    </w:p>
    <w:p w14:paraId="24807421" w14:textId="77777777" w:rsidR="005A1A1F" w:rsidRDefault="008B10AC">
      <w:pPr>
        <w:pStyle w:val="Corpodetexto"/>
        <w:spacing w:before="112" w:line="312" w:lineRule="auto"/>
        <w:ind w:left="140" w:right="572" w:firstLine="850"/>
        <w:jc w:val="both"/>
      </w:pPr>
      <w:r>
        <w:t xml:space="preserve">O </w:t>
      </w:r>
      <w:r>
        <w:rPr>
          <w:i/>
        </w:rPr>
        <w:t xml:space="preserve">hardware </w:t>
      </w:r>
      <w:r>
        <w:t>montado formará a plataforma física do componente, enquanto a biblio-teca desenvolvida atuará no microcontrolador para disponibilizar os dados na rede.</w:t>
      </w:r>
    </w:p>
    <w:p w14:paraId="6EF3EEDA" w14:textId="77777777" w:rsidR="005A1A1F" w:rsidRDefault="005A1A1F">
      <w:pPr>
        <w:pStyle w:val="Corpodetexto"/>
        <w:spacing w:line="312" w:lineRule="auto"/>
        <w:jc w:val="both"/>
        <w:sectPr w:rsidR="005A1A1F">
          <w:pgSz w:w="11910" w:h="16840"/>
          <w:pgMar w:top="1560" w:right="566" w:bottom="280" w:left="1559" w:header="1034" w:footer="0" w:gutter="0"/>
          <w:cols w:space="720"/>
        </w:sectPr>
      </w:pPr>
    </w:p>
    <w:p w14:paraId="1F1F0B5F" w14:textId="77777777" w:rsidR="005A1A1F" w:rsidRDefault="008B10AC">
      <w:pPr>
        <w:pStyle w:val="Corpodetexto"/>
        <w:spacing w:before="138"/>
        <w:ind w:left="161" w:right="593"/>
        <w:jc w:val="center"/>
      </w:pPr>
      <w:commentRangeStart w:id="212"/>
      <w:r>
        <w:lastRenderedPageBreak/>
        <w:t>Figura</w:t>
      </w:r>
      <w:r>
        <w:rPr>
          <w:spacing w:val="-7"/>
        </w:rPr>
        <w:t xml:space="preserve"> </w:t>
      </w:r>
      <w:r>
        <w:t>8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bookmarkStart w:id="213" w:name="_bookmark36"/>
      <w:bookmarkEnd w:id="213"/>
      <w:r>
        <w:t>Arquitetura</w:t>
      </w:r>
      <w:r>
        <w:rPr>
          <w:spacing w:val="-7"/>
        </w:rPr>
        <w:t xml:space="preserve"> </w:t>
      </w:r>
      <w:r>
        <w:t>geral</w:t>
      </w:r>
      <w:r>
        <w:rPr>
          <w:spacing w:val="-6"/>
        </w:rPr>
        <w:t xml:space="preserve"> </w:t>
      </w:r>
      <w:r>
        <w:t>proposta</w:t>
      </w:r>
      <w:r>
        <w:rPr>
          <w:spacing w:val="-7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instrumentação</w:t>
      </w:r>
      <w:r>
        <w:rPr>
          <w:spacing w:val="-6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rPr>
          <w:spacing w:val="-5"/>
        </w:rPr>
        <w:t>AAS</w:t>
      </w:r>
      <w:commentRangeEnd w:id="212"/>
      <w:r w:rsidR="00214FC9">
        <w:rPr>
          <w:rStyle w:val="Refdecomentrio"/>
          <w:sz w:val="24"/>
          <w:szCs w:val="24"/>
        </w:rPr>
        <w:commentReference w:id="212"/>
      </w:r>
    </w:p>
    <w:p w14:paraId="0503FDD4" w14:textId="77777777" w:rsidR="005A1A1F" w:rsidRDefault="008B10AC">
      <w:pPr>
        <w:pStyle w:val="Corpodetexto"/>
        <w:spacing w:before="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1936" behindDoc="1" locked="0" layoutInCell="1" allowOverlap="1" wp14:anchorId="47F38EEE" wp14:editId="65BF0A30">
            <wp:simplePos x="0" y="0"/>
            <wp:positionH relativeFrom="page">
              <wp:posOffset>2288532</wp:posOffset>
            </wp:positionH>
            <wp:positionV relativeFrom="paragraph">
              <wp:posOffset>125739</wp:posOffset>
            </wp:positionV>
            <wp:extent cx="3340607" cy="238963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607" cy="2389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2D57FB" w14:textId="77777777" w:rsidR="005A1A1F" w:rsidRDefault="005A1A1F">
      <w:pPr>
        <w:pStyle w:val="Corpodetexto"/>
        <w:spacing w:before="61"/>
      </w:pPr>
    </w:p>
    <w:p w14:paraId="3794E0DF" w14:textId="77777777" w:rsidR="005A1A1F" w:rsidRDefault="008B10AC">
      <w:pPr>
        <w:ind w:left="160" w:right="593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8"/>
          <w:sz w:val="20"/>
        </w:rPr>
        <w:t xml:space="preserve"> </w:t>
      </w:r>
      <w:r>
        <w:rPr>
          <w:sz w:val="20"/>
        </w:rPr>
        <w:t>Elaborado</w:t>
      </w:r>
      <w:r>
        <w:rPr>
          <w:spacing w:val="-8"/>
          <w:sz w:val="20"/>
        </w:rPr>
        <w:t xml:space="preserve"> </w:t>
      </w:r>
      <w:r>
        <w:rPr>
          <w:sz w:val="20"/>
        </w:rPr>
        <w:t>pelo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autor.</w:t>
      </w:r>
    </w:p>
    <w:p w14:paraId="658396B0" w14:textId="77777777" w:rsidR="005A1A1F" w:rsidRDefault="005A1A1F">
      <w:pPr>
        <w:pStyle w:val="Corpodetexto"/>
        <w:rPr>
          <w:sz w:val="20"/>
        </w:rPr>
      </w:pPr>
    </w:p>
    <w:p w14:paraId="0438C950" w14:textId="77777777" w:rsidR="005A1A1F" w:rsidRDefault="005A1A1F">
      <w:pPr>
        <w:pStyle w:val="Corpodetexto"/>
        <w:spacing w:before="97"/>
        <w:rPr>
          <w:sz w:val="20"/>
        </w:rPr>
      </w:pPr>
    </w:p>
    <w:p w14:paraId="118FC0B5" w14:textId="77777777" w:rsidR="005A1A1F" w:rsidRDefault="008B10AC">
      <w:pPr>
        <w:pStyle w:val="Corpodetexto"/>
        <w:spacing w:before="1" w:line="312" w:lineRule="auto"/>
        <w:ind w:left="140" w:right="572" w:firstLine="850"/>
        <w:jc w:val="both"/>
      </w:pPr>
      <w:r>
        <w:t>A análise dos resultados será feita por verificação funcional da arquitetura.</w:t>
      </w:r>
      <w:r>
        <w:rPr>
          <w:spacing w:val="40"/>
        </w:rPr>
        <w:t xml:space="preserve"> </w:t>
      </w:r>
      <w:r>
        <w:t xml:space="preserve">Serão </w:t>
      </w:r>
      <w:r>
        <w:rPr>
          <w:spacing w:val="-2"/>
        </w:rPr>
        <w:t>observados</w:t>
      </w:r>
      <w:r>
        <w:rPr>
          <w:spacing w:val="-7"/>
        </w:rPr>
        <w:t xml:space="preserve"> </w:t>
      </w:r>
      <w:r>
        <w:rPr>
          <w:spacing w:val="-2"/>
        </w:rPr>
        <w:t>o</w:t>
      </w:r>
      <w:r>
        <w:rPr>
          <w:spacing w:val="-7"/>
        </w:rPr>
        <w:t xml:space="preserve"> </w:t>
      </w:r>
      <w:r>
        <w:rPr>
          <w:spacing w:val="-2"/>
        </w:rPr>
        <w:t>funcionamento</w:t>
      </w:r>
      <w:r>
        <w:rPr>
          <w:spacing w:val="-7"/>
        </w:rPr>
        <w:t xml:space="preserve"> </w:t>
      </w:r>
      <w:r>
        <w:rPr>
          <w:spacing w:val="-2"/>
        </w:rPr>
        <w:t>da</w:t>
      </w:r>
      <w:r>
        <w:rPr>
          <w:spacing w:val="-7"/>
        </w:rPr>
        <w:t xml:space="preserve"> </w:t>
      </w:r>
      <w:r>
        <w:rPr>
          <w:spacing w:val="-2"/>
        </w:rPr>
        <w:t>aquisição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dados,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continuidade</w:t>
      </w:r>
      <w:r>
        <w:rPr>
          <w:spacing w:val="-7"/>
        </w:rPr>
        <w:t xml:space="preserve"> </w:t>
      </w:r>
      <w:r>
        <w:rPr>
          <w:spacing w:val="-2"/>
        </w:rPr>
        <w:t>da</w:t>
      </w:r>
      <w:r>
        <w:rPr>
          <w:spacing w:val="-7"/>
        </w:rPr>
        <w:t xml:space="preserve"> </w:t>
      </w:r>
      <w:r>
        <w:rPr>
          <w:spacing w:val="-2"/>
        </w:rPr>
        <w:t>comunicação,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 xml:space="preserve">coerência </w:t>
      </w:r>
      <w:r>
        <w:t>dos registros armazenados e a atualização do gêmeo digital.</w:t>
      </w:r>
      <w:r>
        <w:rPr>
          <w:spacing w:val="40"/>
        </w:rPr>
        <w:t xml:space="preserve"> </w:t>
      </w:r>
      <w:r>
        <w:t>Com isso, será possível medir e analisar o desempenho do microcontrolador como um AAS embarcado.</w:t>
      </w:r>
    </w:p>
    <w:p w14:paraId="52E08D89" w14:textId="77777777" w:rsidR="005A1A1F" w:rsidRDefault="005A1A1F">
      <w:pPr>
        <w:pStyle w:val="Corpodetexto"/>
        <w:spacing w:line="312" w:lineRule="auto"/>
        <w:jc w:val="both"/>
        <w:sectPr w:rsidR="005A1A1F">
          <w:pgSz w:w="11910" w:h="16840"/>
          <w:pgMar w:top="1560" w:right="566" w:bottom="280" w:left="1559" w:header="1034" w:footer="0" w:gutter="0"/>
          <w:cols w:space="720"/>
        </w:sectPr>
      </w:pPr>
    </w:p>
    <w:p w14:paraId="0BA299F0" w14:textId="77777777" w:rsidR="005A1A1F" w:rsidRDefault="008B10AC">
      <w:pPr>
        <w:pStyle w:val="Ttulo1"/>
        <w:numPr>
          <w:ilvl w:val="0"/>
          <w:numId w:val="2"/>
        </w:numPr>
        <w:tabs>
          <w:tab w:val="left" w:pos="378"/>
        </w:tabs>
        <w:spacing w:before="138"/>
        <w:ind w:left="378" w:hanging="238"/>
      </w:pPr>
      <w:bookmarkStart w:id="214" w:name="CRONOGRAMA"/>
      <w:bookmarkStart w:id="215" w:name="_bookmark37"/>
      <w:bookmarkEnd w:id="214"/>
      <w:bookmarkEnd w:id="215"/>
      <w:commentRangeStart w:id="216"/>
      <w:r>
        <w:rPr>
          <w:spacing w:val="-2"/>
        </w:rPr>
        <w:lastRenderedPageBreak/>
        <w:t>CRONOGRAMA</w:t>
      </w:r>
      <w:commentRangeEnd w:id="216"/>
      <w:r w:rsidR="00DB4C6B">
        <w:rPr>
          <w:rStyle w:val="Refdecomentrio"/>
          <w:sz w:val="24"/>
          <w:szCs w:val="24"/>
        </w:rPr>
        <w:commentReference w:id="216"/>
      </w:r>
    </w:p>
    <w:p w14:paraId="77F84581" w14:textId="77777777" w:rsidR="005A1A1F" w:rsidRDefault="005A1A1F">
      <w:pPr>
        <w:pStyle w:val="Corpodetexto"/>
        <w:rPr>
          <w:b/>
        </w:rPr>
      </w:pPr>
    </w:p>
    <w:p w14:paraId="0A8F6459" w14:textId="77777777" w:rsidR="005A1A1F" w:rsidRDefault="005A1A1F">
      <w:pPr>
        <w:pStyle w:val="Corpodetexto"/>
        <w:spacing w:before="51"/>
        <w:rPr>
          <w:b/>
        </w:rPr>
      </w:pPr>
    </w:p>
    <w:p w14:paraId="3A094ED3" w14:textId="2BB30482" w:rsidR="005A1A1F" w:rsidRDefault="008B10AC">
      <w:pPr>
        <w:pStyle w:val="Corpodetexto"/>
        <w:ind w:left="161" w:right="593"/>
        <w:jc w:val="center"/>
      </w:pPr>
      <w:del w:id="217" w:author="Bruno Monteiro" w:date="2026-06-12T19:04:00Z" w16du:dateUtc="2026-06-12T23:04:00Z">
        <w:r w:rsidDel="00DB4C6B">
          <w:delText>Figura</w:delText>
        </w:r>
        <w:r w:rsidDel="00DB4C6B">
          <w:rPr>
            <w:spacing w:val="-8"/>
          </w:rPr>
          <w:delText xml:space="preserve"> </w:delText>
        </w:r>
        <w:r w:rsidDel="00DB4C6B">
          <w:delText>9</w:delText>
        </w:r>
        <w:r w:rsidDel="00DB4C6B">
          <w:rPr>
            <w:spacing w:val="-7"/>
          </w:rPr>
          <w:delText xml:space="preserve"> </w:delText>
        </w:r>
        <w:r w:rsidDel="00DB4C6B">
          <w:delText>–</w:delText>
        </w:r>
        <w:r w:rsidDel="00DB4C6B">
          <w:rPr>
            <w:spacing w:val="-7"/>
          </w:rPr>
          <w:delText xml:space="preserve"> </w:delText>
        </w:r>
        <w:bookmarkStart w:id="218" w:name="_bookmark38"/>
        <w:bookmarkEnd w:id="218"/>
        <w:r w:rsidDel="00DB4C6B">
          <w:delText>Cronograma</w:delText>
        </w:r>
        <w:r w:rsidDel="00DB4C6B">
          <w:rPr>
            <w:spacing w:val="-7"/>
          </w:rPr>
          <w:delText xml:space="preserve"> </w:delText>
        </w:r>
        <w:r w:rsidDel="00DB4C6B">
          <w:delText>de</w:delText>
        </w:r>
        <w:r w:rsidDel="00DB4C6B">
          <w:rPr>
            <w:spacing w:val="-7"/>
          </w:rPr>
          <w:delText xml:space="preserve"> </w:delText>
        </w:r>
        <w:r w:rsidDel="00DB4C6B">
          <w:delText>execução</w:delText>
        </w:r>
        <w:r w:rsidDel="00DB4C6B">
          <w:rPr>
            <w:spacing w:val="-7"/>
          </w:rPr>
          <w:delText xml:space="preserve"> </w:delText>
        </w:r>
        <w:r w:rsidDel="00DB4C6B">
          <w:delText>do</w:delText>
        </w:r>
        <w:r w:rsidDel="00DB4C6B">
          <w:rPr>
            <w:spacing w:val="-7"/>
          </w:rPr>
          <w:delText xml:space="preserve"> </w:delText>
        </w:r>
        <w:r w:rsidDel="00DB4C6B">
          <w:rPr>
            <w:spacing w:val="-2"/>
          </w:rPr>
          <w:delText>projeto</w:delText>
        </w:r>
      </w:del>
    </w:p>
    <w:p w14:paraId="1221B9BD" w14:textId="77777777" w:rsidR="005A1A1F" w:rsidRDefault="008B10AC">
      <w:pPr>
        <w:pStyle w:val="Corpodetexto"/>
        <w:spacing w:before="8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6CF6C972" wp14:editId="529B1DD6">
            <wp:simplePos x="0" y="0"/>
            <wp:positionH relativeFrom="page">
              <wp:posOffset>1132630</wp:posOffset>
            </wp:positionH>
            <wp:positionV relativeFrom="paragraph">
              <wp:posOffset>212124</wp:posOffset>
            </wp:positionV>
            <wp:extent cx="5600700" cy="432054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DF4D45" w14:textId="77777777" w:rsidR="005A1A1F" w:rsidRDefault="005A1A1F">
      <w:pPr>
        <w:pStyle w:val="Corpodetexto"/>
        <w:spacing w:before="24"/>
      </w:pPr>
    </w:p>
    <w:p w14:paraId="3BA42017" w14:textId="77777777" w:rsidR="005A1A1F" w:rsidRDefault="008B10AC">
      <w:pPr>
        <w:ind w:left="160" w:right="593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8"/>
          <w:sz w:val="20"/>
        </w:rPr>
        <w:t xml:space="preserve"> </w:t>
      </w:r>
      <w:r>
        <w:rPr>
          <w:sz w:val="20"/>
        </w:rPr>
        <w:t>Elaborado</w:t>
      </w:r>
      <w:r>
        <w:rPr>
          <w:spacing w:val="-8"/>
          <w:sz w:val="20"/>
        </w:rPr>
        <w:t xml:space="preserve"> </w:t>
      </w:r>
      <w:r>
        <w:rPr>
          <w:sz w:val="20"/>
        </w:rPr>
        <w:t>pelo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autor.</w:t>
      </w:r>
    </w:p>
    <w:p w14:paraId="226FEBE6" w14:textId="77777777" w:rsidR="005A1A1F" w:rsidRDefault="005A1A1F">
      <w:pPr>
        <w:jc w:val="center"/>
        <w:rPr>
          <w:sz w:val="20"/>
        </w:rPr>
        <w:sectPr w:rsidR="005A1A1F">
          <w:pgSz w:w="11910" w:h="16840"/>
          <w:pgMar w:top="1560" w:right="566" w:bottom="280" w:left="1559" w:header="1034" w:footer="0" w:gutter="0"/>
          <w:cols w:space="720"/>
        </w:sectPr>
      </w:pPr>
    </w:p>
    <w:p w14:paraId="3AB98C5B" w14:textId="77777777" w:rsidR="005A1A1F" w:rsidRDefault="008B10AC">
      <w:pPr>
        <w:pStyle w:val="Ttulo1"/>
        <w:spacing w:before="138"/>
        <w:ind w:left="160" w:right="593" w:firstLine="0"/>
        <w:jc w:val="center"/>
      </w:pPr>
      <w:bookmarkStart w:id="219" w:name="REFERÊNCIAS"/>
      <w:bookmarkStart w:id="220" w:name="_bookmark39"/>
      <w:bookmarkEnd w:id="219"/>
      <w:bookmarkEnd w:id="220"/>
      <w:r>
        <w:rPr>
          <w:spacing w:val="-2"/>
        </w:rPr>
        <w:lastRenderedPageBreak/>
        <w:t>REFERÊNCIAS</w:t>
      </w:r>
    </w:p>
    <w:p w14:paraId="7B4A4291" w14:textId="77777777" w:rsidR="005A1A1F" w:rsidRDefault="005A1A1F">
      <w:pPr>
        <w:pStyle w:val="Corpodetexto"/>
        <w:spacing w:before="208"/>
        <w:rPr>
          <w:b/>
        </w:rPr>
      </w:pPr>
    </w:p>
    <w:p w14:paraId="6AE8A7C3" w14:textId="77777777" w:rsidR="005A1A1F" w:rsidRDefault="008B10AC">
      <w:pPr>
        <w:spacing w:before="1"/>
        <w:ind w:left="140"/>
        <w:rPr>
          <w:sz w:val="24"/>
        </w:rPr>
      </w:pPr>
      <w:bookmarkStart w:id="221" w:name="_bookmark40"/>
      <w:bookmarkEnd w:id="221"/>
      <w:r>
        <w:rPr>
          <w:sz w:val="24"/>
        </w:rPr>
        <w:t>adiy.in.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ZMPT101B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AC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Voltage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Sensor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Module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(Single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Phase)</w:t>
      </w:r>
      <w:r>
        <w:rPr>
          <w:sz w:val="24"/>
        </w:rPr>
        <w:t>.</w:t>
      </w:r>
      <w:r>
        <w:rPr>
          <w:spacing w:val="-6"/>
          <w:sz w:val="24"/>
        </w:rPr>
        <w:t xml:space="preserve"> </w:t>
      </w:r>
      <w:r>
        <w:rPr>
          <w:sz w:val="24"/>
        </w:rPr>
        <w:t>[S.l.],</w:t>
      </w:r>
      <w:r>
        <w:rPr>
          <w:spacing w:val="-4"/>
          <w:sz w:val="24"/>
        </w:rPr>
        <w:t xml:space="preserve"> </w:t>
      </w:r>
      <w:r>
        <w:rPr>
          <w:sz w:val="24"/>
        </w:rPr>
        <w:t>2026.</w:t>
      </w:r>
      <w:r>
        <w:rPr>
          <w:spacing w:val="-6"/>
          <w:sz w:val="24"/>
        </w:rPr>
        <w:t xml:space="preserve"> </w:t>
      </w:r>
      <w:r>
        <w:rPr>
          <w:sz w:val="24"/>
        </w:rPr>
        <w:t>Disponível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em:</w:t>
      </w:r>
    </w:p>
    <w:p w14:paraId="7A78E40A" w14:textId="77777777" w:rsidR="005A1A1F" w:rsidRDefault="008B10AC">
      <w:pPr>
        <w:pStyle w:val="Corpodetexto"/>
        <w:spacing w:before="13" w:line="252" w:lineRule="auto"/>
        <w:ind w:left="140" w:right="565"/>
      </w:pPr>
      <w:hyperlink r:id="rId21">
        <w:r>
          <w:t>&lt;https://adiy.in/shop/zmpt101b-ac-voltage-sensor-module-single-phase/&gt;</w:t>
        </w:r>
      </w:hyperlink>
      <w:r>
        <w:t xml:space="preserve">. Acesso em: 9 jun. </w:t>
      </w:r>
      <w:r>
        <w:rPr>
          <w:spacing w:val="-2"/>
        </w:rPr>
        <w:t>2026.</w:t>
      </w:r>
    </w:p>
    <w:p w14:paraId="0AD14BBF" w14:textId="77777777" w:rsidR="005A1A1F" w:rsidRDefault="008B10AC">
      <w:pPr>
        <w:spacing w:before="190" w:line="252" w:lineRule="auto"/>
        <w:ind w:left="140" w:right="842"/>
        <w:jc w:val="both"/>
        <w:rPr>
          <w:sz w:val="24"/>
        </w:rPr>
      </w:pPr>
      <w:bookmarkStart w:id="222" w:name="_bookmark41"/>
      <w:bookmarkEnd w:id="222"/>
      <w:r>
        <w:rPr>
          <w:sz w:val="24"/>
        </w:rPr>
        <w:t>BARRY,</w:t>
      </w:r>
      <w:r>
        <w:rPr>
          <w:spacing w:val="-6"/>
          <w:sz w:val="24"/>
        </w:rPr>
        <w:t xml:space="preserve"> </w:t>
      </w:r>
      <w:r>
        <w:rPr>
          <w:sz w:val="24"/>
        </w:rPr>
        <w:t>R.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Mastering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FreeRTOS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Real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Time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Kernel: A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Hands-On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Tutorial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Guide</w:t>
      </w:r>
      <w:r>
        <w:rPr>
          <w:sz w:val="24"/>
        </w:rPr>
        <w:t>.</w:t>
      </w:r>
      <w:r>
        <w:rPr>
          <w:spacing w:val="-6"/>
          <w:sz w:val="24"/>
        </w:rPr>
        <w:t xml:space="preserve"> </w:t>
      </w:r>
      <w:r>
        <w:rPr>
          <w:sz w:val="24"/>
        </w:rPr>
        <w:t>Real Time</w:t>
      </w:r>
      <w:r>
        <w:rPr>
          <w:spacing w:val="-6"/>
          <w:sz w:val="24"/>
        </w:rPr>
        <w:t xml:space="preserve"> </w:t>
      </w:r>
      <w:r>
        <w:rPr>
          <w:sz w:val="24"/>
        </w:rPr>
        <w:t>Engineers</w:t>
      </w:r>
      <w:r>
        <w:rPr>
          <w:spacing w:val="-6"/>
          <w:sz w:val="24"/>
        </w:rPr>
        <w:t xml:space="preserve"> </w:t>
      </w:r>
      <w:r>
        <w:rPr>
          <w:sz w:val="24"/>
        </w:rPr>
        <w:t>Ltd,</w:t>
      </w:r>
      <w:r>
        <w:rPr>
          <w:spacing w:val="-4"/>
          <w:sz w:val="24"/>
        </w:rPr>
        <w:t xml:space="preserve"> </w:t>
      </w:r>
      <w:r>
        <w:rPr>
          <w:sz w:val="24"/>
        </w:rPr>
        <w:t>2016.</w:t>
      </w:r>
      <w:r>
        <w:rPr>
          <w:spacing w:val="-6"/>
          <w:sz w:val="24"/>
        </w:rPr>
        <w:t xml:space="preserve"> </w:t>
      </w:r>
      <w:r>
        <w:rPr>
          <w:sz w:val="24"/>
        </w:rPr>
        <w:t>Disponível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em: </w:t>
      </w:r>
      <w:hyperlink r:id="rId22">
        <w:r>
          <w:rPr>
            <w:sz w:val="24"/>
          </w:rPr>
          <w:t>&lt;https://www.freertos.org/media/2018/161204_</w:t>
        </w:r>
      </w:hyperlink>
      <w:r>
        <w:rPr>
          <w:sz w:val="24"/>
        </w:rPr>
        <w:t xml:space="preserve"> </w:t>
      </w:r>
      <w:hyperlink r:id="rId23">
        <w:r>
          <w:rPr>
            <w:sz w:val="24"/>
          </w:rPr>
          <w:t>Mastering_the_FreeRTOS_Real_Time_Kernel-A_Hands-On_Tutorial_Guide.pdf&gt;</w:t>
        </w:r>
      </w:hyperlink>
      <w:r>
        <w:rPr>
          <w:sz w:val="24"/>
        </w:rPr>
        <w:t>.</w:t>
      </w:r>
      <w:r>
        <w:rPr>
          <w:spacing w:val="-15"/>
          <w:sz w:val="24"/>
        </w:rPr>
        <w:t xml:space="preserve"> </w:t>
      </w:r>
      <w:r>
        <w:rPr>
          <w:sz w:val="24"/>
        </w:rPr>
        <w:t>Acesso em: 9 jun. 2026.</w:t>
      </w:r>
    </w:p>
    <w:p w14:paraId="1A539875" w14:textId="77777777" w:rsidR="005A1A1F" w:rsidRDefault="008B10AC">
      <w:pPr>
        <w:spacing w:before="190"/>
        <w:ind w:left="140"/>
        <w:rPr>
          <w:sz w:val="24"/>
        </w:rPr>
      </w:pPr>
      <w:bookmarkStart w:id="223" w:name="_bookmark42"/>
      <w:bookmarkEnd w:id="223"/>
      <w:r>
        <w:rPr>
          <w:spacing w:val="-2"/>
          <w:sz w:val="24"/>
        </w:rPr>
        <w:t>Eclipse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AASPE.</w:t>
      </w:r>
      <w:r>
        <w:rPr>
          <w:spacing w:val="-3"/>
          <w:sz w:val="24"/>
        </w:rPr>
        <w:t xml:space="preserve"> </w:t>
      </w:r>
      <w:r>
        <w:rPr>
          <w:i/>
          <w:spacing w:val="-2"/>
          <w:sz w:val="24"/>
        </w:rPr>
        <w:t>AASX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Package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Explorer</w:t>
      </w:r>
      <w:r>
        <w:rPr>
          <w:spacing w:val="-2"/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2023. Repositório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oficial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GitHub.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Disponível </w:t>
      </w:r>
      <w:r>
        <w:rPr>
          <w:spacing w:val="-5"/>
          <w:sz w:val="24"/>
        </w:rPr>
        <w:t>em:</w:t>
      </w:r>
    </w:p>
    <w:p w14:paraId="140C9194" w14:textId="77777777" w:rsidR="005A1A1F" w:rsidRDefault="008B10AC">
      <w:pPr>
        <w:pStyle w:val="Corpodetexto"/>
        <w:spacing w:before="13"/>
        <w:ind w:left="140"/>
      </w:pPr>
      <w:hyperlink r:id="rId24">
        <w:r>
          <w:rPr>
            <w:spacing w:val="-2"/>
          </w:rPr>
          <w:t>&lt;https://github.com/eclipse-aaspe/package-explorer&gt;</w:t>
        </w:r>
      </w:hyperlink>
      <w:r>
        <w:rPr>
          <w:spacing w:val="-2"/>
        </w:rPr>
        <w:t>.</w:t>
      </w:r>
    </w:p>
    <w:p w14:paraId="4139A2C6" w14:textId="77777777" w:rsidR="005A1A1F" w:rsidRDefault="008B10AC">
      <w:pPr>
        <w:spacing w:before="205"/>
        <w:ind w:left="140"/>
        <w:rPr>
          <w:sz w:val="24"/>
        </w:rPr>
      </w:pPr>
      <w:bookmarkStart w:id="224" w:name="_bookmark43"/>
      <w:bookmarkEnd w:id="224"/>
      <w:r>
        <w:rPr>
          <w:sz w:val="24"/>
        </w:rPr>
        <w:t>Eclipse</w:t>
      </w:r>
      <w:r>
        <w:rPr>
          <w:spacing w:val="4"/>
          <w:sz w:val="24"/>
        </w:rPr>
        <w:t xml:space="preserve"> </w:t>
      </w:r>
      <w:r>
        <w:rPr>
          <w:sz w:val="24"/>
        </w:rPr>
        <w:t>Foundation.</w:t>
      </w:r>
      <w:r>
        <w:rPr>
          <w:spacing w:val="5"/>
          <w:sz w:val="24"/>
        </w:rPr>
        <w:t xml:space="preserve"> </w:t>
      </w:r>
      <w:r>
        <w:rPr>
          <w:i/>
          <w:sz w:val="24"/>
        </w:rPr>
        <w:t>Eclipse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AASX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Package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Explorer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Server</w:t>
      </w:r>
      <w:r>
        <w:rPr>
          <w:sz w:val="24"/>
        </w:rPr>
        <w:t>.</w:t>
      </w:r>
      <w:r>
        <w:rPr>
          <w:spacing w:val="5"/>
          <w:sz w:val="24"/>
        </w:rPr>
        <w:t xml:space="preserve"> </w:t>
      </w:r>
      <w:r>
        <w:rPr>
          <w:sz w:val="24"/>
        </w:rPr>
        <w:t>2023.</w:t>
      </w:r>
      <w:r>
        <w:rPr>
          <w:spacing w:val="4"/>
          <w:sz w:val="24"/>
        </w:rPr>
        <w:t xml:space="preserve"> </w:t>
      </w:r>
      <w:r>
        <w:rPr>
          <w:sz w:val="24"/>
        </w:rPr>
        <w:t>Disponível</w:t>
      </w:r>
      <w:r>
        <w:rPr>
          <w:spacing w:val="5"/>
          <w:sz w:val="24"/>
        </w:rPr>
        <w:t xml:space="preserve"> </w:t>
      </w:r>
      <w:r>
        <w:rPr>
          <w:spacing w:val="-5"/>
          <w:sz w:val="24"/>
        </w:rPr>
        <w:t>em:</w:t>
      </w:r>
    </w:p>
    <w:p w14:paraId="5B264EC2" w14:textId="77777777" w:rsidR="005A1A1F" w:rsidRDefault="008B10AC">
      <w:pPr>
        <w:spacing w:before="13" w:line="417" w:lineRule="auto"/>
        <w:ind w:left="140" w:right="4205"/>
        <w:rPr>
          <w:sz w:val="24"/>
        </w:rPr>
      </w:pPr>
      <w:hyperlink r:id="rId25">
        <w:r>
          <w:rPr>
            <w:spacing w:val="-2"/>
            <w:sz w:val="24"/>
          </w:rPr>
          <w:t>&lt;https://projects.eclipse.org/projects/dt.basyx&gt;</w:t>
        </w:r>
      </w:hyperlink>
      <w:r>
        <w:rPr>
          <w:spacing w:val="-2"/>
          <w:sz w:val="24"/>
        </w:rPr>
        <w:t>.</w:t>
      </w:r>
      <w:r>
        <w:rPr>
          <w:spacing w:val="80"/>
          <w:sz w:val="24"/>
        </w:rPr>
        <w:t xml:space="preserve"> </w:t>
      </w:r>
      <w:bookmarkStart w:id="225" w:name="_bookmark44"/>
      <w:bookmarkEnd w:id="225"/>
      <w:r>
        <w:rPr>
          <w:sz w:val="24"/>
        </w:rPr>
        <w:t>Espressif</w:t>
      </w:r>
      <w:r>
        <w:rPr>
          <w:spacing w:val="-9"/>
          <w:sz w:val="24"/>
        </w:rPr>
        <w:t xml:space="preserve"> </w:t>
      </w:r>
      <w:r>
        <w:rPr>
          <w:sz w:val="24"/>
        </w:rPr>
        <w:t>Systems.</w:t>
      </w:r>
      <w:r>
        <w:rPr>
          <w:spacing w:val="-9"/>
          <w:sz w:val="24"/>
        </w:rPr>
        <w:t xml:space="preserve"> </w:t>
      </w:r>
      <w:r>
        <w:rPr>
          <w:i/>
          <w:sz w:val="24"/>
        </w:rPr>
        <w:t>ESP32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Series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Datasheet</w:t>
      </w:r>
      <w:r>
        <w:rPr>
          <w:sz w:val="24"/>
        </w:rPr>
        <w:t>.</w:t>
      </w:r>
      <w:r>
        <w:rPr>
          <w:spacing w:val="-9"/>
          <w:sz w:val="24"/>
        </w:rPr>
        <w:t xml:space="preserve"> </w:t>
      </w:r>
      <w:r>
        <w:rPr>
          <w:sz w:val="24"/>
        </w:rPr>
        <w:t>[S.l.],</w:t>
      </w:r>
      <w:r>
        <w:rPr>
          <w:spacing w:val="-9"/>
          <w:sz w:val="24"/>
        </w:rPr>
        <w:t xml:space="preserve"> </w:t>
      </w:r>
      <w:r>
        <w:rPr>
          <w:sz w:val="24"/>
        </w:rPr>
        <w:t>2024.</w:t>
      </w:r>
    </w:p>
    <w:p w14:paraId="67A85798" w14:textId="77777777" w:rsidR="005A1A1F" w:rsidRDefault="008B10AC">
      <w:pPr>
        <w:spacing w:before="3"/>
        <w:ind w:left="140"/>
        <w:rPr>
          <w:sz w:val="24"/>
        </w:rPr>
      </w:pPr>
      <w:bookmarkStart w:id="226" w:name="_bookmark45"/>
      <w:bookmarkEnd w:id="226"/>
      <w:r>
        <w:rPr>
          <w:sz w:val="24"/>
        </w:rPr>
        <w:t>Espressif</w:t>
      </w:r>
      <w:r>
        <w:rPr>
          <w:spacing w:val="-6"/>
          <w:sz w:val="24"/>
        </w:rPr>
        <w:t xml:space="preserve"> </w:t>
      </w:r>
      <w:r>
        <w:rPr>
          <w:sz w:val="24"/>
        </w:rPr>
        <w:t>Systems.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ESP-IDF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Programming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Guide:</w:t>
      </w:r>
      <w:r>
        <w:rPr>
          <w:i/>
          <w:spacing w:val="13"/>
          <w:sz w:val="24"/>
        </w:rPr>
        <w:t xml:space="preserve"> </w:t>
      </w:r>
      <w:r>
        <w:rPr>
          <w:i/>
          <w:sz w:val="24"/>
        </w:rPr>
        <w:t>FreeRTOS</w:t>
      </w:r>
      <w:r>
        <w:rPr>
          <w:sz w:val="24"/>
        </w:rPr>
        <w:t>.</w:t>
      </w:r>
      <w:r>
        <w:rPr>
          <w:spacing w:val="-6"/>
          <w:sz w:val="24"/>
        </w:rPr>
        <w:t xml:space="preserve"> </w:t>
      </w:r>
      <w:r>
        <w:rPr>
          <w:sz w:val="24"/>
        </w:rPr>
        <w:t>[S.l.],</w:t>
      </w:r>
      <w:r>
        <w:rPr>
          <w:spacing w:val="-4"/>
          <w:sz w:val="24"/>
        </w:rPr>
        <w:t xml:space="preserve"> </w:t>
      </w:r>
      <w:r>
        <w:rPr>
          <w:sz w:val="24"/>
        </w:rPr>
        <w:t>2026.</w:t>
      </w:r>
      <w:r>
        <w:rPr>
          <w:spacing w:val="-6"/>
          <w:sz w:val="24"/>
        </w:rPr>
        <w:t xml:space="preserve"> </w:t>
      </w:r>
      <w:r>
        <w:rPr>
          <w:sz w:val="24"/>
        </w:rPr>
        <w:t>Disponível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em:</w:t>
      </w:r>
    </w:p>
    <w:p w14:paraId="40354A5F" w14:textId="77777777" w:rsidR="005A1A1F" w:rsidRDefault="008B10AC">
      <w:pPr>
        <w:pStyle w:val="Corpodetexto"/>
        <w:spacing w:before="13" w:line="252" w:lineRule="auto"/>
        <w:ind w:left="140" w:right="565"/>
      </w:pPr>
      <w:hyperlink r:id="rId26">
        <w:r>
          <w:rPr>
            <w:spacing w:val="-2"/>
          </w:rPr>
          <w:t>&lt;https://docs.espressif.com/projects/esp-idf/en/stable/esp32/api-reference/system/freertos.</w:t>
        </w:r>
      </w:hyperlink>
      <w:r>
        <w:rPr>
          <w:spacing w:val="-2"/>
        </w:rPr>
        <w:t xml:space="preserve"> </w:t>
      </w:r>
      <w:hyperlink r:id="rId27">
        <w:r>
          <w:t>html&gt;</w:t>
        </w:r>
      </w:hyperlink>
      <w:r>
        <w:t>. Acesso em: 9 jun. 2026.</w:t>
      </w:r>
    </w:p>
    <w:p w14:paraId="5772E46B" w14:textId="77777777" w:rsidR="005A1A1F" w:rsidRDefault="008B10AC">
      <w:pPr>
        <w:pStyle w:val="Corpodetexto"/>
        <w:spacing w:before="190" w:line="252" w:lineRule="auto"/>
        <w:ind w:left="140" w:right="809"/>
      </w:pPr>
      <w:bookmarkStart w:id="227" w:name="_bookmark46"/>
      <w:bookmarkEnd w:id="227"/>
      <w:r>
        <w:t xml:space="preserve">Espressif Systems. </w:t>
      </w:r>
      <w:r>
        <w:rPr>
          <w:i/>
        </w:rPr>
        <w:t>ESP32 get started</w:t>
      </w:r>
      <w:r>
        <w:t>. 2026. Disponível em:</w:t>
      </w:r>
      <w:r>
        <w:rPr>
          <w:spacing w:val="40"/>
        </w:rPr>
        <w:t xml:space="preserve"> </w:t>
      </w:r>
      <w:hyperlink r:id="rId28">
        <w:r>
          <w:t>&lt;https://docs.espressif.com/</w:t>
        </w:r>
      </w:hyperlink>
      <w:r>
        <w:t xml:space="preserve"> </w:t>
      </w:r>
      <w:hyperlink r:id="rId29">
        <w:r>
          <w:t>projects/esp-idf/en/v5.1/esp32/hw-reference/esp32/get-started-devkitc.html&gt;</w:t>
        </w:r>
      </w:hyperlink>
      <w:r>
        <w:t>. Acesso em: 9 jun. 2026.</w:t>
      </w:r>
    </w:p>
    <w:p w14:paraId="6DB1C8C4" w14:textId="77777777" w:rsidR="005A1A1F" w:rsidRDefault="008B10AC">
      <w:pPr>
        <w:pStyle w:val="Corpodetexto"/>
        <w:spacing w:before="190"/>
        <w:ind w:left="140"/>
      </w:pPr>
      <w:bookmarkStart w:id="228" w:name="_bookmark47"/>
      <w:bookmarkEnd w:id="228"/>
      <w:r>
        <w:t>GUBBI,</w:t>
      </w:r>
      <w:r>
        <w:rPr>
          <w:spacing w:val="-6"/>
        </w:rPr>
        <w:t xml:space="preserve"> </w:t>
      </w:r>
      <w:r>
        <w:t>J.</w:t>
      </w:r>
      <w:r>
        <w:rPr>
          <w:spacing w:val="-6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al.</w:t>
      </w:r>
      <w:r>
        <w:rPr>
          <w:spacing w:val="-6"/>
        </w:rPr>
        <w:t xml:space="preserve"> </w:t>
      </w:r>
      <w:r>
        <w:t>Internet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things</w:t>
      </w:r>
      <w:r>
        <w:rPr>
          <w:spacing w:val="-6"/>
        </w:rPr>
        <w:t xml:space="preserve"> </w:t>
      </w:r>
      <w:r>
        <w:t>(iot):</w:t>
      </w:r>
      <w:r>
        <w:rPr>
          <w:spacing w:val="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vision,</w:t>
      </w:r>
      <w:r>
        <w:rPr>
          <w:spacing w:val="-6"/>
        </w:rPr>
        <w:t xml:space="preserve"> </w:t>
      </w:r>
      <w:r>
        <w:t>architectural</w:t>
      </w:r>
      <w:r>
        <w:rPr>
          <w:spacing w:val="-6"/>
        </w:rPr>
        <w:t xml:space="preserve"> </w:t>
      </w:r>
      <w:r>
        <w:t>elements,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directions.</w:t>
      </w:r>
    </w:p>
    <w:p w14:paraId="586FF69F" w14:textId="77777777" w:rsidR="005A1A1F" w:rsidRDefault="008B10AC">
      <w:pPr>
        <w:spacing w:before="13"/>
        <w:ind w:left="140"/>
        <w:rPr>
          <w:sz w:val="24"/>
        </w:rPr>
      </w:pPr>
      <w:r>
        <w:rPr>
          <w:i/>
          <w:sz w:val="24"/>
        </w:rPr>
        <w:t>Future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generation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computer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systems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v.</w:t>
      </w:r>
      <w:r>
        <w:rPr>
          <w:spacing w:val="-10"/>
          <w:sz w:val="24"/>
        </w:rPr>
        <w:t xml:space="preserve"> </w:t>
      </w:r>
      <w:r>
        <w:rPr>
          <w:sz w:val="24"/>
        </w:rPr>
        <w:t>29,</w:t>
      </w:r>
      <w:r>
        <w:rPr>
          <w:spacing w:val="-10"/>
          <w:sz w:val="24"/>
        </w:rPr>
        <w:t xml:space="preserve"> </w:t>
      </w:r>
      <w:r>
        <w:rPr>
          <w:sz w:val="24"/>
        </w:rPr>
        <w:t>n.</w:t>
      </w:r>
      <w:r>
        <w:rPr>
          <w:spacing w:val="-9"/>
          <w:sz w:val="24"/>
        </w:rPr>
        <w:t xml:space="preserve"> </w:t>
      </w:r>
      <w:r>
        <w:rPr>
          <w:sz w:val="24"/>
        </w:rPr>
        <w:t>7,</w:t>
      </w:r>
      <w:r>
        <w:rPr>
          <w:spacing w:val="-10"/>
          <w:sz w:val="24"/>
        </w:rPr>
        <w:t xml:space="preserve"> </w:t>
      </w:r>
      <w:r>
        <w:rPr>
          <w:sz w:val="24"/>
        </w:rPr>
        <w:t>p.</w:t>
      </w:r>
      <w:r>
        <w:rPr>
          <w:spacing w:val="-10"/>
          <w:sz w:val="24"/>
        </w:rPr>
        <w:t xml:space="preserve"> </w:t>
      </w:r>
      <w:r>
        <w:rPr>
          <w:sz w:val="24"/>
        </w:rPr>
        <w:t>1645–1660,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2013.</w:t>
      </w:r>
    </w:p>
    <w:p w14:paraId="5A550F7F" w14:textId="77777777" w:rsidR="005A1A1F" w:rsidRPr="00791C51" w:rsidRDefault="008B10AC">
      <w:pPr>
        <w:spacing w:before="206" w:line="252" w:lineRule="auto"/>
        <w:ind w:left="140" w:right="809"/>
        <w:jc w:val="both"/>
        <w:rPr>
          <w:sz w:val="24"/>
          <w:lang w:val="it-IT"/>
        </w:rPr>
      </w:pPr>
      <w:bookmarkStart w:id="229" w:name="_bookmark48"/>
      <w:bookmarkEnd w:id="229"/>
      <w:r w:rsidRPr="00791C51">
        <w:rPr>
          <w:sz w:val="24"/>
          <w:lang w:val="it-IT"/>
        </w:rPr>
        <w:t>Industrial</w:t>
      </w:r>
      <w:r w:rsidRPr="00791C51">
        <w:rPr>
          <w:spacing w:val="-4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Digital</w:t>
      </w:r>
      <w:r w:rsidRPr="00791C51">
        <w:rPr>
          <w:spacing w:val="-4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Twin</w:t>
      </w:r>
      <w:r w:rsidRPr="00791C51">
        <w:rPr>
          <w:spacing w:val="-4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Association.</w:t>
      </w:r>
      <w:r w:rsidRPr="00791C51">
        <w:rPr>
          <w:spacing w:val="-4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Specification</w:t>
      </w:r>
      <w:r w:rsidRPr="00791C51">
        <w:rPr>
          <w:i/>
          <w:spacing w:val="-4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of</w:t>
      </w:r>
      <w:r w:rsidRPr="00791C51">
        <w:rPr>
          <w:i/>
          <w:spacing w:val="-4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the</w:t>
      </w:r>
      <w:r w:rsidRPr="00791C51">
        <w:rPr>
          <w:i/>
          <w:spacing w:val="-4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Asset</w:t>
      </w:r>
      <w:r w:rsidRPr="00791C51">
        <w:rPr>
          <w:i/>
          <w:spacing w:val="-4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Administration</w:t>
      </w:r>
      <w:r w:rsidRPr="00791C51">
        <w:rPr>
          <w:i/>
          <w:spacing w:val="-4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Shell: Part</w:t>
      </w:r>
      <w:r w:rsidRPr="00791C51">
        <w:rPr>
          <w:i/>
          <w:spacing w:val="-4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2: Application Programming Interfaces</w:t>
      </w:r>
      <w:r w:rsidRPr="00791C51">
        <w:rPr>
          <w:sz w:val="24"/>
          <w:lang w:val="it-IT"/>
        </w:rPr>
        <w:t>. [S.l.], 2023.</w:t>
      </w:r>
    </w:p>
    <w:p w14:paraId="0C405DE5" w14:textId="77777777" w:rsidR="005A1A1F" w:rsidRPr="00791C51" w:rsidRDefault="008B10AC">
      <w:pPr>
        <w:spacing w:before="191" w:line="252" w:lineRule="auto"/>
        <w:ind w:left="140" w:right="809"/>
        <w:jc w:val="both"/>
        <w:rPr>
          <w:sz w:val="24"/>
          <w:lang w:val="it-IT"/>
        </w:rPr>
      </w:pPr>
      <w:bookmarkStart w:id="230" w:name="_bookmark49"/>
      <w:bookmarkEnd w:id="230"/>
      <w:r w:rsidRPr="00791C51">
        <w:rPr>
          <w:sz w:val="24"/>
          <w:lang w:val="it-IT"/>
        </w:rPr>
        <w:t>Industrial</w:t>
      </w:r>
      <w:r w:rsidRPr="00791C51">
        <w:rPr>
          <w:spacing w:val="-4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Digital</w:t>
      </w:r>
      <w:r w:rsidRPr="00791C51">
        <w:rPr>
          <w:spacing w:val="-4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Twin</w:t>
      </w:r>
      <w:r w:rsidRPr="00791C51">
        <w:rPr>
          <w:spacing w:val="-4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Association.</w:t>
      </w:r>
      <w:r w:rsidRPr="00791C51">
        <w:rPr>
          <w:spacing w:val="-4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Specification</w:t>
      </w:r>
      <w:r w:rsidRPr="00791C51">
        <w:rPr>
          <w:i/>
          <w:spacing w:val="-4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of</w:t>
      </w:r>
      <w:r w:rsidRPr="00791C51">
        <w:rPr>
          <w:i/>
          <w:spacing w:val="-4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the</w:t>
      </w:r>
      <w:r w:rsidRPr="00791C51">
        <w:rPr>
          <w:i/>
          <w:spacing w:val="-4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Asset</w:t>
      </w:r>
      <w:r w:rsidRPr="00791C51">
        <w:rPr>
          <w:i/>
          <w:spacing w:val="-4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Administration</w:t>
      </w:r>
      <w:r w:rsidRPr="00791C51">
        <w:rPr>
          <w:i/>
          <w:spacing w:val="-4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Shell: Part</w:t>
      </w:r>
      <w:r w:rsidRPr="00791C51">
        <w:rPr>
          <w:i/>
          <w:spacing w:val="-4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5: Package File Format (AASX)</w:t>
      </w:r>
      <w:r w:rsidRPr="00791C51">
        <w:rPr>
          <w:sz w:val="24"/>
          <w:lang w:val="it-IT"/>
        </w:rPr>
        <w:t>. [S.l.], 2023.</w:t>
      </w:r>
    </w:p>
    <w:p w14:paraId="1C5EDD1B" w14:textId="77777777" w:rsidR="005A1A1F" w:rsidRPr="00791C51" w:rsidRDefault="008B10AC">
      <w:pPr>
        <w:spacing w:before="191" w:line="252" w:lineRule="auto"/>
        <w:ind w:left="140" w:right="809"/>
        <w:jc w:val="both"/>
        <w:rPr>
          <w:sz w:val="24"/>
          <w:lang w:val="it-IT"/>
        </w:rPr>
      </w:pPr>
      <w:bookmarkStart w:id="231" w:name="_bookmark50"/>
      <w:bookmarkEnd w:id="231"/>
      <w:r w:rsidRPr="00791C51">
        <w:rPr>
          <w:sz w:val="24"/>
          <w:lang w:val="it-IT"/>
        </w:rPr>
        <w:t>Industrial</w:t>
      </w:r>
      <w:r w:rsidRPr="00791C51">
        <w:rPr>
          <w:spacing w:val="-4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Digital</w:t>
      </w:r>
      <w:r w:rsidRPr="00791C51">
        <w:rPr>
          <w:spacing w:val="-4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Twin</w:t>
      </w:r>
      <w:r w:rsidRPr="00791C51">
        <w:rPr>
          <w:spacing w:val="-4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Association.</w:t>
      </w:r>
      <w:r w:rsidRPr="00791C51">
        <w:rPr>
          <w:spacing w:val="-4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Specification</w:t>
      </w:r>
      <w:r w:rsidRPr="00791C51">
        <w:rPr>
          <w:i/>
          <w:spacing w:val="-4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of</w:t>
      </w:r>
      <w:r w:rsidRPr="00791C51">
        <w:rPr>
          <w:i/>
          <w:spacing w:val="-4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the</w:t>
      </w:r>
      <w:r w:rsidRPr="00791C51">
        <w:rPr>
          <w:i/>
          <w:spacing w:val="-4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Asset</w:t>
      </w:r>
      <w:r w:rsidRPr="00791C51">
        <w:rPr>
          <w:i/>
          <w:spacing w:val="-4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Administration</w:t>
      </w:r>
      <w:r w:rsidRPr="00791C51">
        <w:rPr>
          <w:i/>
          <w:spacing w:val="-4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Shell: Part</w:t>
      </w:r>
      <w:r w:rsidRPr="00791C51">
        <w:rPr>
          <w:i/>
          <w:spacing w:val="-4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1: Metamodel</w:t>
      </w:r>
      <w:r w:rsidRPr="00791C51">
        <w:rPr>
          <w:sz w:val="24"/>
          <w:lang w:val="it-IT"/>
        </w:rPr>
        <w:t>. Frankfurt am Main: IDTA, 2025.</w:t>
      </w:r>
    </w:p>
    <w:p w14:paraId="7E551026" w14:textId="77777777" w:rsidR="005A1A1F" w:rsidRPr="00791C51" w:rsidRDefault="008B10AC">
      <w:pPr>
        <w:spacing w:before="191" w:line="252" w:lineRule="auto"/>
        <w:ind w:left="140" w:right="565"/>
        <w:rPr>
          <w:sz w:val="24"/>
          <w:lang w:val="it-IT"/>
        </w:rPr>
      </w:pPr>
      <w:bookmarkStart w:id="232" w:name="_bookmark51"/>
      <w:bookmarkEnd w:id="232"/>
      <w:r w:rsidRPr="00791C51">
        <w:rPr>
          <w:sz w:val="24"/>
          <w:lang w:val="it-IT"/>
        </w:rPr>
        <w:t>Industrial</w:t>
      </w:r>
      <w:r w:rsidRPr="00791C51">
        <w:rPr>
          <w:spacing w:val="-8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Internet</w:t>
      </w:r>
      <w:r w:rsidRPr="00791C51">
        <w:rPr>
          <w:spacing w:val="-8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Consortium;</w:t>
      </w:r>
      <w:r w:rsidRPr="00791C51">
        <w:rPr>
          <w:spacing w:val="-7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Plattform</w:t>
      </w:r>
      <w:r w:rsidRPr="00791C51">
        <w:rPr>
          <w:spacing w:val="-8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Industrie</w:t>
      </w:r>
      <w:r w:rsidRPr="00791C51">
        <w:rPr>
          <w:spacing w:val="-8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4.0.</w:t>
      </w:r>
      <w:r w:rsidRPr="00791C51">
        <w:rPr>
          <w:spacing w:val="-8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Digital</w:t>
      </w:r>
      <w:r w:rsidRPr="00791C51">
        <w:rPr>
          <w:i/>
          <w:spacing w:val="-8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Twin</w:t>
      </w:r>
      <w:r w:rsidRPr="00791C51">
        <w:rPr>
          <w:i/>
          <w:spacing w:val="-8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and</w:t>
      </w:r>
      <w:r w:rsidRPr="00791C51">
        <w:rPr>
          <w:i/>
          <w:spacing w:val="-8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Asset</w:t>
      </w:r>
      <w:r w:rsidRPr="00791C51">
        <w:rPr>
          <w:i/>
          <w:spacing w:val="-8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Administration Shell: Concepts and Application in the Industrial Internet and Industrie 4.0</w:t>
      </w:r>
      <w:r w:rsidRPr="00791C51">
        <w:rPr>
          <w:sz w:val="24"/>
          <w:lang w:val="it-IT"/>
        </w:rPr>
        <w:t>. [S.l.], 2020.</w:t>
      </w:r>
    </w:p>
    <w:p w14:paraId="20597C9D" w14:textId="77777777" w:rsidR="005A1A1F" w:rsidRDefault="008B10AC">
      <w:pPr>
        <w:spacing w:before="190" w:line="252" w:lineRule="auto"/>
        <w:ind w:left="140" w:right="760"/>
        <w:jc w:val="both"/>
        <w:rPr>
          <w:sz w:val="24"/>
        </w:rPr>
      </w:pPr>
      <w:bookmarkStart w:id="233" w:name="_bookmark52"/>
      <w:bookmarkEnd w:id="233"/>
      <w:r w:rsidRPr="00791C51">
        <w:rPr>
          <w:sz w:val="24"/>
          <w:lang w:val="it-IT"/>
        </w:rPr>
        <w:t>KAGERMANN,</w:t>
      </w:r>
      <w:r w:rsidRPr="00791C51">
        <w:rPr>
          <w:spacing w:val="-9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H.;</w:t>
      </w:r>
      <w:r w:rsidRPr="00791C51">
        <w:rPr>
          <w:spacing w:val="-6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WAHLSTER,</w:t>
      </w:r>
      <w:r w:rsidRPr="00791C51">
        <w:rPr>
          <w:spacing w:val="-9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W.;</w:t>
      </w:r>
      <w:r w:rsidRPr="00791C51">
        <w:rPr>
          <w:spacing w:val="-6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HELBIG,</w:t>
      </w:r>
      <w:r w:rsidRPr="00791C51">
        <w:rPr>
          <w:spacing w:val="-9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J.</w:t>
      </w:r>
      <w:r w:rsidRPr="00791C51">
        <w:rPr>
          <w:spacing w:val="-9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Recommendations</w:t>
      </w:r>
      <w:r w:rsidRPr="00791C51">
        <w:rPr>
          <w:i/>
          <w:spacing w:val="-9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for</w:t>
      </w:r>
      <w:r w:rsidRPr="00791C51">
        <w:rPr>
          <w:i/>
          <w:spacing w:val="-9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implementing</w:t>
      </w:r>
      <w:r w:rsidRPr="00791C51">
        <w:rPr>
          <w:i/>
          <w:spacing w:val="-9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the strategic</w:t>
      </w:r>
      <w:r w:rsidRPr="00791C51">
        <w:rPr>
          <w:i/>
          <w:spacing w:val="-2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initiative</w:t>
      </w:r>
      <w:r w:rsidRPr="00791C51">
        <w:rPr>
          <w:i/>
          <w:spacing w:val="-2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Industrie</w:t>
      </w:r>
      <w:r w:rsidRPr="00791C51">
        <w:rPr>
          <w:i/>
          <w:spacing w:val="-2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4.0: Final</w:t>
      </w:r>
      <w:r w:rsidRPr="00791C51">
        <w:rPr>
          <w:i/>
          <w:spacing w:val="-2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report</w:t>
      </w:r>
      <w:r w:rsidRPr="00791C51">
        <w:rPr>
          <w:i/>
          <w:spacing w:val="-2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of</w:t>
      </w:r>
      <w:r w:rsidRPr="00791C51">
        <w:rPr>
          <w:i/>
          <w:spacing w:val="-2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the</w:t>
      </w:r>
      <w:r w:rsidRPr="00791C51">
        <w:rPr>
          <w:i/>
          <w:spacing w:val="-2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Industrie</w:t>
      </w:r>
      <w:r w:rsidRPr="00791C51">
        <w:rPr>
          <w:i/>
          <w:spacing w:val="-2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4.0</w:t>
      </w:r>
      <w:r w:rsidRPr="00791C51">
        <w:rPr>
          <w:i/>
          <w:spacing w:val="-2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Working</w:t>
      </w:r>
      <w:r w:rsidRPr="00791C51">
        <w:rPr>
          <w:i/>
          <w:spacing w:val="-2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Group</w:t>
      </w:r>
      <w:r w:rsidRPr="00791C51">
        <w:rPr>
          <w:sz w:val="24"/>
          <w:lang w:val="it-IT"/>
        </w:rPr>
        <w:t>.</w:t>
      </w:r>
      <w:r w:rsidRPr="00791C51">
        <w:rPr>
          <w:spacing w:val="-2"/>
          <w:sz w:val="24"/>
          <w:lang w:val="it-IT"/>
        </w:rPr>
        <w:t xml:space="preserve"> </w:t>
      </w:r>
      <w:r>
        <w:rPr>
          <w:sz w:val="24"/>
        </w:rPr>
        <w:t>Frankfurt am Main: Acatech, 2013.</w:t>
      </w:r>
    </w:p>
    <w:p w14:paraId="240E61C9" w14:textId="77777777" w:rsidR="005A1A1F" w:rsidRPr="00791C51" w:rsidRDefault="008B10AC">
      <w:pPr>
        <w:pStyle w:val="Corpodetexto"/>
        <w:spacing w:before="190" w:line="252" w:lineRule="auto"/>
        <w:ind w:left="140" w:right="724"/>
        <w:jc w:val="both"/>
        <w:rPr>
          <w:lang w:val="it-IT"/>
        </w:rPr>
      </w:pPr>
      <w:bookmarkStart w:id="234" w:name="_bookmark53"/>
      <w:bookmarkEnd w:id="234"/>
      <w:r>
        <w:t>MakerHero.</w:t>
      </w:r>
      <w:r>
        <w:rPr>
          <w:spacing w:val="-7"/>
        </w:rPr>
        <w:t xml:space="preserve"> </w:t>
      </w:r>
      <w:r>
        <w:rPr>
          <w:i/>
        </w:rPr>
        <w:t>Módulo</w:t>
      </w:r>
      <w:r>
        <w:rPr>
          <w:i/>
          <w:spacing w:val="-7"/>
        </w:rPr>
        <w:t xml:space="preserve"> </w:t>
      </w:r>
      <w:r>
        <w:rPr>
          <w:i/>
        </w:rPr>
        <w:t>Cartão</w:t>
      </w:r>
      <w:r>
        <w:rPr>
          <w:i/>
          <w:spacing w:val="-7"/>
        </w:rPr>
        <w:t xml:space="preserve"> </w:t>
      </w:r>
      <w:r>
        <w:rPr>
          <w:i/>
        </w:rPr>
        <w:t>Micro</w:t>
      </w:r>
      <w:r>
        <w:rPr>
          <w:i/>
          <w:spacing w:val="-7"/>
        </w:rPr>
        <w:t xml:space="preserve"> </w:t>
      </w:r>
      <w:r>
        <w:rPr>
          <w:i/>
        </w:rPr>
        <w:t>SD</w:t>
      </w:r>
      <w:r>
        <w:t>.</w:t>
      </w:r>
      <w:r>
        <w:rPr>
          <w:spacing w:val="-7"/>
        </w:rPr>
        <w:t xml:space="preserve"> </w:t>
      </w:r>
      <w:r>
        <w:t>2026.</w:t>
      </w:r>
      <w:r>
        <w:rPr>
          <w:spacing w:val="-7"/>
        </w:rPr>
        <w:t xml:space="preserve"> </w:t>
      </w:r>
      <w:r>
        <w:t>Disponível</w:t>
      </w:r>
      <w:r>
        <w:rPr>
          <w:spacing w:val="-7"/>
        </w:rPr>
        <w:t xml:space="preserve"> </w:t>
      </w:r>
      <w:r>
        <w:t xml:space="preserve">em: </w:t>
      </w:r>
      <w:hyperlink r:id="rId30">
        <w:r>
          <w:t>&lt;https://www.makerhero.com/</w:t>
        </w:r>
      </w:hyperlink>
      <w:r>
        <w:t xml:space="preserve"> </w:t>
      </w:r>
      <w:hyperlink r:id="rId31">
        <w:r>
          <w:t>produto/modulo-cartao-micro-sd/&gt;</w:t>
        </w:r>
      </w:hyperlink>
      <w:r>
        <w:t xml:space="preserve">. </w:t>
      </w:r>
      <w:r w:rsidRPr="00791C51">
        <w:rPr>
          <w:lang w:val="it-IT"/>
        </w:rPr>
        <w:t>Acesso em: 9 jun. 2026.</w:t>
      </w:r>
    </w:p>
    <w:p w14:paraId="56CA3230" w14:textId="77777777" w:rsidR="005A1A1F" w:rsidRPr="00791C51" w:rsidRDefault="008B10AC">
      <w:pPr>
        <w:spacing w:before="191" w:line="252" w:lineRule="auto"/>
        <w:ind w:left="140" w:right="809"/>
        <w:rPr>
          <w:sz w:val="24"/>
          <w:lang w:val="it-IT"/>
        </w:rPr>
      </w:pPr>
      <w:bookmarkStart w:id="235" w:name="_bookmark54"/>
      <w:bookmarkEnd w:id="235"/>
      <w:r w:rsidRPr="00791C51">
        <w:rPr>
          <w:sz w:val="24"/>
          <w:lang w:val="it-IT"/>
        </w:rPr>
        <w:t>OLAYA,</w:t>
      </w:r>
      <w:r w:rsidRPr="00791C51">
        <w:rPr>
          <w:spacing w:val="-1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S.</w:t>
      </w:r>
      <w:r w:rsidRPr="00791C51">
        <w:rPr>
          <w:spacing w:val="-1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S.</w:t>
      </w:r>
      <w:r w:rsidRPr="00791C51">
        <w:rPr>
          <w:spacing w:val="-1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P.</w:t>
      </w:r>
      <w:r w:rsidRPr="00791C51">
        <w:rPr>
          <w:spacing w:val="-1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et</w:t>
      </w:r>
      <w:r w:rsidRPr="00791C51">
        <w:rPr>
          <w:spacing w:val="-1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al.</w:t>
      </w:r>
      <w:r w:rsidRPr="00791C51">
        <w:rPr>
          <w:spacing w:val="-1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Digital</w:t>
      </w:r>
      <w:r w:rsidRPr="00791C51">
        <w:rPr>
          <w:spacing w:val="-1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twin</w:t>
      </w:r>
      <w:r w:rsidRPr="00791C51">
        <w:rPr>
          <w:spacing w:val="-1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in</w:t>
      </w:r>
      <w:r w:rsidRPr="00791C51">
        <w:rPr>
          <w:spacing w:val="-1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industrie</w:t>
      </w:r>
      <w:r w:rsidRPr="00791C51">
        <w:rPr>
          <w:spacing w:val="-1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4.0</w:t>
      </w:r>
      <w:r w:rsidRPr="00791C51">
        <w:rPr>
          <w:spacing w:val="-1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implementation</w:t>
      </w:r>
      <w:r w:rsidRPr="00791C51">
        <w:rPr>
          <w:spacing w:val="-1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for</w:t>
      </w:r>
      <w:r w:rsidRPr="00791C51">
        <w:rPr>
          <w:spacing w:val="-1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embedded</w:t>
      </w:r>
      <w:r w:rsidRPr="00791C51">
        <w:rPr>
          <w:spacing w:val="-1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systems. In:</w:t>
      </w:r>
      <w:r w:rsidRPr="00791C51">
        <w:rPr>
          <w:spacing w:val="40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Proceedings of the IEEE 21st International Conference on Automation Science and Engineering (CASE 2025)</w:t>
      </w:r>
      <w:r w:rsidRPr="00791C51">
        <w:rPr>
          <w:sz w:val="24"/>
          <w:lang w:val="it-IT"/>
        </w:rPr>
        <w:t>. [S.l.]: IEEE, 2025. p. 1760–1765.</w:t>
      </w:r>
    </w:p>
    <w:p w14:paraId="25F430EF" w14:textId="77777777" w:rsidR="005A1A1F" w:rsidRPr="00791C51" w:rsidRDefault="005A1A1F">
      <w:pPr>
        <w:spacing w:line="252" w:lineRule="auto"/>
        <w:rPr>
          <w:sz w:val="24"/>
          <w:lang w:val="it-IT"/>
        </w:rPr>
        <w:sectPr w:rsidR="005A1A1F" w:rsidRPr="00791C51">
          <w:pgSz w:w="11910" w:h="16840"/>
          <w:pgMar w:top="1560" w:right="566" w:bottom="280" w:left="1559" w:header="1034" w:footer="0" w:gutter="0"/>
          <w:cols w:space="720"/>
        </w:sectPr>
      </w:pPr>
    </w:p>
    <w:p w14:paraId="2405FDF8" w14:textId="77777777" w:rsidR="005A1A1F" w:rsidRDefault="008B10AC">
      <w:pPr>
        <w:spacing w:before="138" w:line="252" w:lineRule="auto"/>
        <w:ind w:left="140" w:right="1043"/>
        <w:rPr>
          <w:sz w:val="24"/>
        </w:rPr>
      </w:pPr>
      <w:bookmarkStart w:id="236" w:name="_bookmark55"/>
      <w:bookmarkEnd w:id="236"/>
      <w:r w:rsidRPr="00791C51">
        <w:rPr>
          <w:sz w:val="24"/>
          <w:lang w:val="it-IT"/>
        </w:rPr>
        <w:lastRenderedPageBreak/>
        <w:t xml:space="preserve">OPC Foundation. </w:t>
      </w:r>
      <w:r w:rsidRPr="00791C51">
        <w:rPr>
          <w:i/>
          <w:sz w:val="24"/>
          <w:lang w:val="it-IT"/>
        </w:rPr>
        <w:t>OPC UA Interoperability For Industrie 4.0 and the Internet of Things</w:t>
      </w:r>
      <w:r w:rsidRPr="00791C51">
        <w:rPr>
          <w:sz w:val="24"/>
          <w:lang w:val="it-IT"/>
        </w:rPr>
        <w:t xml:space="preserve">. </w:t>
      </w:r>
      <w:r>
        <w:rPr>
          <w:sz w:val="24"/>
        </w:rPr>
        <w:t>[S.l.], 2026. Disponível em:</w:t>
      </w:r>
      <w:r>
        <w:rPr>
          <w:spacing w:val="40"/>
          <w:sz w:val="24"/>
        </w:rPr>
        <w:t xml:space="preserve"> </w:t>
      </w:r>
      <w:hyperlink r:id="rId32">
        <w:r>
          <w:rPr>
            <w:sz w:val="24"/>
          </w:rPr>
          <w:t>&lt;https://opcfoundation.org/wp-content/uploads/2026/01/</w:t>
        </w:r>
      </w:hyperlink>
      <w:r>
        <w:rPr>
          <w:sz w:val="24"/>
        </w:rPr>
        <w:t xml:space="preserve"> </w:t>
      </w:r>
      <w:hyperlink r:id="rId33">
        <w:r>
          <w:rPr>
            <w:sz w:val="24"/>
          </w:rPr>
          <w:t>OPC-UA-Interoperability-For-Industrie4-and-IoT-EN.pdf&gt;</w:t>
        </w:r>
      </w:hyperlink>
      <w:r>
        <w:rPr>
          <w:sz w:val="24"/>
        </w:rPr>
        <w:t>. Acesso em: 9 jun. 2026.</w:t>
      </w:r>
    </w:p>
    <w:p w14:paraId="14ECCEF7" w14:textId="77777777" w:rsidR="005A1A1F" w:rsidRDefault="008B10AC">
      <w:pPr>
        <w:spacing w:before="190" w:line="252" w:lineRule="auto"/>
        <w:ind w:left="140" w:right="728"/>
        <w:rPr>
          <w:sz w:val="24"/>
        </w:rPr>
      </w:pPr>
      <w:bookmarkStart w:id="237" w:name="_bookmark56"/>
      <w:bookmarkEnd w:id="237"/>
      <w:r>
        <w:rPr>
          <w:sz w:val="24"/>
        </w:rPr>
        <w:t xml:space="preserve">Plattform Industrie 4.0. </w:t>
      </w:r>
      <w:r>
        <w:rPr>
          <w:i/>
          <w:sz w:val="24"/>
        </w:rPr>
        <w:t>Reference Architectural Model Industrie 4.0 (RAMI 4.0):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An Introduction</w:t>
      </w:r>
      <w:r>
        <w:rPr>
          <w:sz w:val="24"/>
        </w:rPr>
        <w:t>.</w:t>
      </w:r>
      <w:r>
        <w:rPr>
          <w:spacing w:val="-10"/>
          <w:sz w:val="24"/>
        </w:rPr>
        <w:t xml:space="preserve"> </w:t>
      </w:r>
      <w:r>
        <w:rPr>
          <w:sz w:val="24"/>
        </w:rPr>
        <w:t>Berlin,</w:t>
      </w:r>
      <w:r>
        <w:rPr>
          <w:spacing w:val="-8"/>
          <w:sz w:val="24"/>
        </w:rPr>
        <w:t xml:space="preserve"> </w:t>
      </w:r>
      <w:r>
        <w:rPr>
          <w:sz w:val="24"/>
        </w:rPr>
        <w:t>2016.</w:t>
      </w:r>
      <w:r>
        <w:rPr>
          <w:spacing w:val="-10"/>
          <w:sz w:val="24"/>
        </w:rPr>
        <w:t xml:space="preserve"> </w:t>
      </w:r>
      <w:r>
        <w:rPr>
          <w:sz w:val="24"/>
        </w:rPr>
        <w:t>Disponível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em: </w:t>
      </w:r>
      <w:hyperlink r:id="rId34">
        <w:r>
          <w:rPr>
            <w:sz w:val="24"/>
          </w:rPr>
          <w:t>&lt;https://www.plattform-i40.de/IP/Redaktion/EN/</w:t>
        </w:r>
      </w:hyperlink>
      <w:r>
        <w:rPr>
          <w:sz w:val="24"/>
        </w:rPr>
        <w:t xml:space="preserve"> </w:t>
      </w:r>
      <w:hyperlink r:id="rId35">
        <w:r>
          <w:rPr>
            <w:spacing w:val="-2"/>
            <w:sz w:val="24"/>
          </w:rPr>
          <w:t>Downloads/Publikation/rami40-an-introduction.pdf&gt;</w:t>
        </w:r>
      </w:hyperlink>
      <w:r>
        <w:rPr>
          <w:spacing w:val="-2"/>
          <w:sz w:val="24"/>
        </w:rPr>
        <w:t>.</w:t>
      </w:r>
    </w:p>
    <w:p w14:paraId="5BCC923A" w14:textId="77777777" w:rsidR="005A1A1F" w:rsidRPr="00791C51" w:rsidRDefault="008B10AC">
      <w:pPr>
        <w:pStyle w:val="Corpodetexto"/>
        <w:spacing w:before="140" w:line="252" w:lineRule="auto"/>
        <w:ind w:left="140"/>
        <w:rPr>
          <w:lang w:val="it-IT"/>
        </w:rPr>
      </w:pPr>
      <w:bookmarkStart w:id="238" w:name="_bookmark57"/>
      <w:bookmarkEnd w:id="238"/>
      <w:r w:rsidRPr="00791C51">
        <w:rPr>
          <w:lang w:val="it-IT"/>
        </w:rPr>
        <w:t>PRIBIŠ,</w:t>
      </w:r>
      <w:r w:rsidRPr="00791C51">
        <w:rPr>
          <w:spacing w:val="-15"/>
          <w:lang w:val="it-IT"/>
        </w:rPr>
        <w:t xml:space="preserve"> </w:t>
      </w:r>
      <w:r w:rsidRPr="00791C51">
        <w:rPr>
          <w:lang w:val="it-IT"/>
        </w:rPr>
        <w:t>R.;</w:t>
      </w:r>
      <w:r w:rsidRPr="00791C51">
        <w:rPr>
          <w:spacing w:val="-14"/>
          <w:lang w:val="it-IT"/>
        </w:rPr>
        <w:t xml:space="preserve"> </w:t>
      </w:r>
      <w:r w:rsidRPr="00791C51">
        <w:rPr>
          <w:spacing w:val="32"/>
          <w:lang w:val="it-IT"/>
        </w:rPr>
        <w:t>B</w:t>
      </w:r>
      <w:r w:rsidRPr="00791C51">
        <w:rPr>
          <w:spacing w:val="31"/>
          <w:lang w:val="it-IT"/>
        </w:rPr>
        <w:t>E</w:t>
      </w:r>
      <w:r w:rsidRPr="00791C51">
        <w:rPr>
          <w:spacing w:val="-95"/>
          <w:lang w:val="it-IT"/>
        </w:rPr>
        <w:t>N</w:t>
      </w:r>
      <w:r w:rsidRPr="00791C51">
        <w:rPr>
          <w:spacing w:val="32"/>
          <w:position w:val="5"/>
          <w:lang w:val="it-IT"/>
        </w:rPr>
        <w:t>ˇ</w:t>
      </w:r>
      <w:r w:rsidRPr="00791C51">
        <w:rPr>
          <w:spacing w:val="-15"/>
          <w:position w:val="5"/>
          <w:lang w:val="it-IT"/>
        </w:rPr>
        <w:t xml:space="preserve"> </w:t>
      </w:r>
      <w:r w:rsidRPr="00791C51">
        <w:rPr>
          <w:lang w:val="it-IT"/>
        </w:rPr>
        <w:t>O,</w:t>
      </w:r>
      <w:r w:rsidRPr="00791C51">
        <w:rPr>
          <w:spacing w:val="-11"/>
          <w:lang w:val="it-IT"/>
        </w:rPr>
        <w:t xml:space="preserve"> </w:t>
      </w:r>
      <w:r w:rsidRPr="00791C51">
        <w:rPr>
          <w:lang w:val="it-IT"/>
        </w:rPr>
        <w:t>L.;</w:t>
      </w:r>
      <w:r w:rsidRPr="00791C51">
        <w:rPr>
          <w:spacing w:val="-7"/>
          <w:lang w:val="it-IT"/>
        </w:rPr>
        <w:t xml:space="preserve"> </w:t>
      </w:r>
      <w:r w:rsidRPr="00791C51">
        <w:rPr>
          <w:lang w:val="it-IT"/>
        </w:rPr>
        <w:t>DRAHOŠ,</w:t>
      </w:r>
      <w:r w:rsidRPr="00791C51">
        <w:rPr>
          <w:spacing w:val="-11"/>
          <w:lang w:val="it-IT"/>
        </w:rPr>
        <w:t xml:space="preserve"> </w:t>
      </w:r>
      <w:r w:rsidRPr="00791C51">
        <w:rPr>
          <w:lang w:val="it-IT"/>
        </w:rPr>
        <w:t>P.</w:t>
      </w:r>
      <w:r w:rsidRPr="00791C51">
        <w:rPr>
          <w:spacing w:val="-10"/>
          <w:lang w:val="it-IT"/>
        </w:rPr>
        <w:t xml:space="preserve"> </w:t>
      </w:r>
      <w:r w:rsidRPr="00791C51">
        <w:rPr>
          <w:lang w:val="it-IT"/>
        </w:rPr>
        <w:t>Asset</w:t>
      </w:r>
      <w:r w:rsidRPr="00791C51">
        <w:rPr>
          <w:spacing w:val="-10"/>
          <w:lang w:val="it-IT"/>
        </w:rPr>
        <w:t xml:space="preserve"> </w:t>
      </w:r>
      <w:r w:rsidRPr="00791C51">
        <w:rPr>
          <w:lang w:val="it-IT"/>
        </w:rPr>
        <w:t>administration</w:t>
      </w:r>
      <w:r w:rsidRPr="00791C51">
        <w:rPr>
          <w:spacing w:val="-11"/>
          <w:lang w:val="it-IT"/>
        </w:rPr>
        <w:t xml:space="preserve"> </w:t>
      </w:r>
      <w:r w:rsidRPr="00791C51">
        <w:rPr>
          <w:lang w:val="it-IT"/>
        </w:rPr>
        <w:t>shell</w:t>
      </w:r>
      <w:r w:rsidRPr="00791C51">
        <w:rPr>
          <w:spacing w:val="-11"/>
          <w:lang w:val="it-IT"/>
        </w:rPr>
        <w:t xml:space="preserve"> </w:t>
      </w:r>
      <w:r w:rsidRPr="00791C51">
        <w:rPr>
          <w:lang w:val="it-IT"/>
        </w:rPr>
        <w:t>design</w:t>
      </w:r>
      <w:r w:rsidRPr="00791C51">
        <w:rPr>
          <w:spacing w:val="-10"/>
          <w:lang w:val="it-IT"/>
        </w:rPr>
        <w:t xml:space="preserve"> </w:t>
      </w:r>
      <w:r w:rsidRPr="00791C51">
        <w:rPr>
          <w:lang w:val="it-IT"/>
        </w:rPr>
        <w:t>methodology</w:t>
      </w:r>
      <w:r w:rsidRPr="00791C51">
        <w:rPr>
          <w:spacing w:val="-11"/>
          <w:lang w:val="it-IT"/>
        </w:rPr>
        <w:t xml:space="preserve"> </w:t>
      </w:r>
      <w:r w:rsidRPr="00791C51">
        <w:rPr>
          <w:lang w:val="it-IT"/>
        </w:rPr>
        <w:t xml:space="preserve">using embedded opc unified architecture server. </w:t>
      </w:r>
      <w:r w:rsidRPr="00791C51">
        <w:rPr>
          <w:i/>
          <w:lang w:val="it-IT"/>
        </w:rPr>
        <w:t>Electronics</w:t>
      </w:r>
      <w:r w:rsidRPr="00791C51">
        <w:rPr>
          <w:lang w:val="it-IT"/>
        </w:rPr>
        <w:t>, v. 10, n. 20, p. 2520, 2021.</w:t>
      </w:r>
    </w:p>
    <w:p w14:paraId="52129343" w14:textId="77777777" w:rsidR="005A1A1F" w:rsidRDefault="008B10AC">
      <w:pPr>
        <w:spacing w:before="191"/>
        <w:ind w:left="140"/>
        <w:rPr>
          <w:sz w:val="24"/>
        </w:rPr>
      </w:pPr>
      <w:bookmarkStart w:id="239" w:name="_bookmark58"/>
      <w:bookmarkEnd w:id="239"/>
      <w:r w:rsidRPr="00791C51">
        <w:rPr>
          <w:sz w:val="24"/>
          <w:lang w:val="it-IT"/>
        </w:rPr>
        <w:t>Standardization</w:t>
      </w:r>
      <w:r w:rsidRPr="00791C51">
        <w:rPr>
          <w:spacing w:val="5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Council</w:t>
      </w:r>
      <w:r w:rsidRPr="00791C51">
        <w:rPr>
          <w:spacing w:val="5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Industrie</w:t>
      </w:r>
      <w:r w:rsidRPr="00791C51">
        <w:rPr>
          <w:spacing w:val="5"/>
          <w:sz w:val="24"/>
          <w:lang w:val="it-IT"/>
        </w:rPr>
        <w:t xml:space="preserve"> </w:t>
      </w:r>
      <w:r w:rsidRPr="00791C51">
        <w:rPr>
          <w:sz w:val="24"/>
          <w:lang w:val="it-IT"/>
        </w:rPr>
        <w:t>4.0.</w:t>
      </w:r>
      <w:r w:rsidRPr="00791C51">
        <w:rPr>
          <w:spacing w:val="6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Thematic</w:t>
      </w:r>
      <w:r w:rsidRPr="00791C51">
        <w:rPr>
          <w:i/>
          <w:spacing w:val="5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fields:</w:t>
      </w:r>
      <w:r w:rsidRPr="00791C51">
        <w:rPr>
          <w:i/>
          <w:spacing w:val="32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RAMI</w:t>
      </w:r>
      <w:r w:rsidRPr="00791C51">
        <w:rPr>
          <w:i/>
          <w:spacing w:val="5"/>
          <w:sz w:val="24"/>
          <w:lang w:val="it-IT"/>
        </w:rPr>
        <w:t xml:space="preserve"> </w:t>
      </w:r>
      <w:r w:rsidRPr="00791C51">
        <w:rPr>
          <w:i/>
          <w:sz w:val="24"/>
          <w:lang w:val="it-IT"/>
        </w:rPr>
        <w:t>4.0</w:t>
      </w:r>
      <w:r w:rsidRPr="00791C51">
        <w:rPr>
          <w:sz w:val="24"/>
          <w:lang w:val="it-IT"/>
        </w:rPr>
        <w:t>.</w:t>
      </w:r>
      <w:r w:rsidRPr="00791C51">
        <w:rPr>
          <w:spacing w:val="5"/>
          <w:sz w:val="24"/>
          <w:lang w:val="it-IT"/>
        </w:rPr>
        <w:t xml:space="preserve"> </w:t>
      </w:r>
      <w:r>
        <w:rPr>
          <w:sz w:val="24"/>
        </w:rPr>
        <w:t>2026.</w:t>
      </w:r>
      <w:r>
        <w:rPr>
          <w:spacing w:val="5"/>
          <w:sz w:val="24"/>
        </w:rPr>
        <w:t xml:space="preserve"> </w:t>
      </w:r>
      <w:r>
        <w:rPr>
          <w:sz w:val="24"/>
        </w:rPr>
        <w:t>Disponível</w:t>
      </w:r>
      <w:r>
        <w:rPr>
          <w:spacing w:val="6"/>
          <w:sz w:val="24"/>
        </w:rPr>
        <w:t xml:space="preserve"> </w:t>
      </w:r>
      <w:r>
        <w:rPr>
          <w:spacing w:val="-5"/>
          <w:sz w:val="24"/>
        </w:rPr>
        <w:t>em:</w:t>
      </w:r>
    </w:p>
    <w:p w14:paraId="2DA8432A" w14:textId="77777777" w:rsidR="005A1A1F" w:rsidRDefault="008B10AC">
      <w:pPr>
        <w:spacing w:before="13" w:line="417" w:lineRule="auto"/>
        <w:ind w:left="140" w:right="565"/>
        <w:rPr>
          <w:sz w:val="24"/>
        </w:rPr>
      </w:pPr>
      <w:hyperlink r:id="rId36">
        <w:r>
          <w:rPr>
            <w:sz w:val="24"/>
          </w:rPr>
          <w:t>&lt;https://www.sci40.com/menu-en-1/thematic-fields/rami4-0/&gt;</w:t>
        </w:r>
      </w:hyperlink>
      <w:r>
        <w:rPr>
          <w:sz w:val="24"/>
        </w:rPr>
        <w:t>.</w:t>
      </w:r>
      <w:r>
        <w:rPr>
          <w:spacing w:val="-7"/>
          <w:sz w:val="24"/>
        </w:rPr>
        <w:t xml:space="preserve"> </w:t>
      </w:r>
      <w:r>
        <w:rPr>
          <w:sz w:val="24"/>
        </w:rPr>
        <w:t>Acesso</w:t>
      </w:r>
      <w:r>
        <w:rPr>
          <w:spacing w:val="-7"/>
          <w:sz w:val="24"/>
        </w:rPr>
        <w:t xml:space="preserve"> </w:t>
      </w:r>
      <w:r>
        <w:rPr>
          <w:sz w:val="24"/>
        </w:rPr>
        <w:t>em: 8</w:t>
      </w:r>
      <w:r>
        <w:rPr>
          <w:spacing w:val="-7"/>
          <w:sz w:val="24"/>
        </w:rPr>
        <w:t xml:space="preserve"> </w:t>
      </w:r>
      <w:r>
        <w:rPr>
          <w:sz w:val="24"/>
        </w:rPr>
        <w:t>jun.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2026. </w:t>
      </w:r>
      <w:bookmarkStart w:id="240" w:name="_bookmark59"/>
      <w:bookmarkEnd w:id="240"/>
      <w:r>
        <w:rPr>
          <w:sz w:val="24"/>
        </w:rPr>
        <w:t xml:space="preserve">YHDC. </w:t>
      </w:r>
      <w:r>
        <w:rPr>
          <w:i/>
          <w:sz w:val="24"/>
        </w:rPr>
        <w:t>SCT013 Series Split Core Current Transformer</w:t>
      </w:r>
      <w:r>
        <w:rPr>
          <w:sz w:val="24"/>
        </w:rPr>
        <w:t>. [S.l.], 2020.</w:t>
      </w:r>
    </w:p>
    <w:p w14:paraId="2B256339" w14:textId="77777777" w:rsidR="005A1A1F" w:rsidRDefault="008B10AC">
      <w:pPr>
        <w:spacing w:before="2"/>
        <w:ind w:left="140"/>
        <w:rPr>
          <w:sz w:val="24"/>
        </w:rPr>
      </w:pPr>
      <w:bookmarkStart w:id="241" w:name="_bookmark60"/>
      <w:bookmarkEnd w:id="241"/>
      <w:r>
        <w:rPr>
          <w:spacing w:val="-2"/>
          <w:sz w:val="24"/>
        </w:rPr>
        <w:t xml:space="preserve">Zeminge. </w:t>
      </w:r>
      <w:r>
        <w:rPr>
          <w:i/>
          <w:spacing w:val="-2"/>
          <w:sz w:val="24"/>
        </w:rPr>
        <w:t>ZMPT101B: Voltage Transformer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Datasheet</w:t>
      </w:r>
      <w:r>
        <w:rPr>
          <w:spacing w:val="-2"/>
          <w:sz w:val="24"/>
        </w:rPr>
        <w:t>. [S.l.], 2018.</w:t>
      </w:r>
    </w:p>
    <w:p w14:paraId="545C47B0" w14:textId="6513A866" w:rsidR="005A1A1F" w:rsidRDefault="008B10AC">
      <w:pPr>
        <w:pStyle w:val="Corpodetexto"/>
        <w:spacing w:before="206" w:line="252" w:lineRule="auto"/>
        <w:ind w:left="140" w:right="565"/>
      </w:pPr>
      <w:bookmarkStart w:id="242" w:name="_bookmark61"/>
      <w:bookmarkEnd w:id="242"/>
      <w:r>
        <w:t xml:space="preserve">ZHANG, J. et al. Digital twin and the asset administration shell: An analysis of 3 aass types and their feasibility for digital twin engineering. </w:t>
      </w:r>
      <w:del w:id="243" w:author="Bruno Monteiro" w:date="2026-06-12T18:16:00Z" w16du:dateUtc="2026-06-12T22:16:00Z">
        <w:r w:rsidDel="007E246E">
          <w:rPr>
            <w:i/>
          </w:rPr>
          <w:delText>Software</w:delText>
        </w:r>
      </w:del>
      <w:ins w:id="244" w:author="Bruno Monteiro" w:date="2026-06-12T18:16:00Z" w16du:dateUtc="2026-06-12T22:16:00Z">
        <w:r w:rsidR="007E246E" w:rsidRPr="007E246E">
          <w:rPr>
            <w:i/>
          </w:rPr>
          <w:t>Software</w:t>
        </w:r>
      </w:ins>
      <w:r>
        <w:rPr>
          <w:i/>
        </w:rPr>
        <w:t xml:space="preserve"> and Systems Modeling (SoSyM)</w:t>
      </w:r>
      <w:r>
        <w:t xml:space="preserve">, 2025. Disponível em: </w:t>
      </w:r>
      <w:hyperlink r:id="rId37">
        <w:r>
          <w:t>&lt;https://doi.org/10.1007/s10270-024-01255-0&gt;</w:t>
        </w:r>
      </w:hyperlink>
      <w:r>
        <w:t>.</w:t>
      </w:r>
    </w:p>
    <w:p w14:paraId="73371DCD" w14:textId="77777777" w:rsidR="005A1A1F" w:rsidRDefault="008B10AC">
      <w:pPr>
        <w:spacing w:before="190" w:line="252" w:lineRule="auto"/>
        <w:ind w:left="140" w:right="565"/>
        <w:rPr>
          <w:sz w:val="24"/>
        </w:rPr>
      </w:pPr>
      <w:bookmarkStart w:id="245" w:name="_bookmark62"/>
      <w:bookmarkEnd w:id="245"/>
      <w:r>
        <w:rPr>
          <w:sz w:val="24"/>
        </w:rPr>
        <w:t xml:space="preserve">ZVEI - German Electrical and Electronic Manufacturers’ Association. </w:t>
      </w:r>
      <w:r>
        <w:rPr>
          <w:i/>
          <w:sz w:val="24"/>
        </w:rPr>
        <w:t>The Reference Architectural Model Industrie 4.0 (RAMI 4.0)</w:t>
      </w:r>
      <w:r>
        <w:rPr>
          <w:sz w:val="24"/>
        </w:rPr>
        <w:t>. Frankfurt, 2015.</w:t>
      </w:r>
    </w:p>
    <w:sectPr w:rsidR="005A1A1F">
      <w:pgSz w:w="11910" w:h="16840"/>
      <w:pgMar w:top="1560" w:right="566" w:bottom="280" w:left="1559" w:header="1034" w:footer="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4" w:author="Bruno Monteiro" w:date="2026-06-12T18:47:00Z" w:initials="BM">
    <w:p w14:paraId="1D791D6C" w14:textId="77777777" w:rsidR="00D60312" w:rsidRDefault="00D60312" w:rsidP="00D60312">
      <w:pPr>
        <w:pStyle w:val="Textodecomentrio"/>
      </w:pPr>
      <w:r>
        <w:rPr>
          <w:rStyle w:val="Refdecomentrio"/>
        </w:rPr>
        <w:annotationRef/>
      </w:r>
      <w:r>
        <w:t>Somente as iniciais devem vir em maiúsculas</w:t>
      </w:r>
    </w:p>
  </w:comment>
  <w:comment w:id="118" w:author="Bruno Monteiro" w:date="2026-06-12T18:24:00Z" w:initials="BM">
    <w:p w14:paraId="7D9972F7" w14:textId="77777777" w:rsidR="00A1190B" w:rsidRDefault="00A1190B" w:rsidP="00A1190B">
      <w:pPr>
        <w:pStyle w:val="Textodecomentrio"/>
      </w:pPr>
      <w:r>
        <w:rPr>
          <w:rStyle w:val="Refdecomentrio"/>
        </w:rPr>
        <w:annotationRef/>
      </w:r>
      <w:r>
        <w:t>Citar todas as figuras no texto</w:t>
      </w:r>
    </w:p>
  </w:comment>
  <w:comment w:id="120" w:author="Bruno Monteiro" w:date="2026-06-12T18:51:00Z" w:initials="BM">
    <w:p w14:paraId="4F74D2E8" w14:textId="77777777" w:rsidR="00494A3D" w:rsidRDefault="00494A3D" w:rsidP="00494A3D">
      <w:pPr>
        <w:pStyle w:val="Textodecomentrio"/>
      </w:pPr>
      <w:r>
        <w:rPr>
          <w:rStyle w:val="Refdecomentrio"/>
        </w:rPr>
        <w:annotationRef/>
      </w:r>
      <w:r>
        <w:t>Escrever somente as iniciais em letras maiúsculas</w:t>
      </w:r>
    </w:p>
  </w:comment>
  <w:comment w:id="169" w:author="Bruno Monteiro" w:date="2026-06-12T18:35:00Z" w:initials="BM">
    <w:p w14:paraId="4330CF00" w14:textId="77777777" w:rsidR="0071637F" w:rsidRDefault="0071637F" w:rsidP="0071637F">
      <w:pPr>
        <w:pStyle w:val="Textodecomentrio"/>
      </w:pPr>
      <w:r>
        <w:rPr>
          <w:rStyle w:val="Refdecomentrio"/>
        </w:rPr>
        <w:annotationRef/>
      </w:r>
      <w:r>
        <w:t>Citar a figura no texto</w:t>
      </w:r>
    </w:p>
  </w:comment>
  <w:comment w:id="173" w:author="Bruno Monteiro" w:date="2026-06-12T18:57:00Z" w:initials="BM">
    <w:p w14:paraId="7B96EAED" w14:textId="77777777" w:rsidR="009B34A7" w:rsidRDefault="009B34A7" w:rsidP="009B34A7">
      <w:pPr>
        <w:pStyle w:val="Textodecomentrio"/>
      </w:pPr>
      <w:r>
        <w:rPr>
          <w:rStyle w:val="Refdecomentrio"/>
        </w:rPr>
        <w:annotationRef/>
      </w:r>
      <w:r>
        <w:t>Citar a figura no texto</w:t>
      </w:r>
    </w:p>
  </w:comment>
  <w:comment w:id="191" w:author="Bruno Monteiro" w:date="2026-06-12T18:59:00Z" w:initials="BM">
    <w:p w14:paraId="0C57EE32" w14:textId="77777777" w:rsidR="00AA159D" w:rsidRDefault="00AA159D" w:rsidP="00AA159D">
      <w:pPr>
        <w:pStyle w:val="Textodecomentrio"/>
      </w:pPr>
      <w:r>
        <w:rPr>
          <w:rStyle w:val="Refdecomentrio"/>
        </w:rPr>
        <w:annotationRef/>
      </w:r>
      <w:r>
        <w:t>Citar a figura no texto</w:t>
      </w:r>
    </w:p>
  </w:comment>
  <w:comment w:id="196" w:author="Bruno Monteiro" w:date="2026-06-12T19:00:00Z" w:initials="BM">
    <w:p w14:paraId="457DDE3B" w14:textId="77777777" w:rsidR="00AB4A50" w:rsidRDefault="00AB4A50" w:rsidP="00AB4A50">
      <w:pPr>
        <w:pStyle w:val="Textodecomentrio"/>
      </w:pPr>
      <w:r>
        <w:rPr>
          <w:rStyle w:val="Refdecomentrio"/>
        </w:rPr>
        <w:annotationRef/>
      </w:r>
      <w:r>
        <w:t>Citar no texto</w:t>
      </w:r>
    </w:p>
  </w:comment>
  <w:comment w:id="202" w:author="Bruno Monteiro" w:date="2026-06-12T19:01:00Z" w:initials="BM">
    <w:p w14:paraId="59E89B47" w14:textId="77777777" w:rsidR="00AB0D39" w:rsidRDefault="00AB0D39" w:rsidP="00AB0D39">
      <w:pPr>
        <w:pStyle w:val="Textodecomentrio"/>
      </w:pPr>
      <w:r>
        <w:rPr>
          <w:rStyle w:val="Refdecomentrio"/>
        </w:rPr>
        <w:annotationRef/>
      </w:r>
      <w:r>
        <w:t>idem</w:t>
      </w:r>
    </w:p>
  </w:comment>
  <w:comment w:id="206" w:author="Bruno Monteiro" w:date="2026-06-12T19:03:00Z" w:initials="BM">
    <w:p w14:paraId="743696F8" w14:textId="77777777" w:rsidR="003C138F" w:rsidRDefault="003C138F" w:rsidP="003C138F">
      <w:pPr>
        <w:pStyle w:val="Textodecomentrio"/>
      </w:pPr>
      <w:r>
        <w:rPr>
          <w:rStyle w:val="Refdecomentrio"/>
        </w:rPr>
        <w:annotationRef/>
      </w:r>
      <w:r>
        <w:t>Citar no texto</w:t>
      </w:r>
    </w:p>
  </w:comment>
  <w:comment w:id="212" w:author="Bruno Monteiro" w:date="2026-06-12T19:03:00Z" w:initials="BM">
    <w:p w14:paraId="1FBCAC84" w14:textId="77777777" w:rsidR="00214FC9" w:rsidRDefault="00214FC9" w:rsidP="00214FC9">
      <w:pPr>
        <w:pStyle w:val="Textodecomentrio"/>
      </w:pPr>
      <w:r>
        <w:rPr>
          <w:rStyle w:val="Refdecomentrio"/>
        </w:rPr>
        <w:annotationRef/>
      </w:r>
      <w:r>
        <w:t>Citar no texto</w:t>
      </w:r>
    </w:p>
  </w:comment>
  <w:comment w:id="216" w:author="Bruno Monteiro" w:date="2026-06-12T19:05:00Z" w:initials="BM">
    <w:p w14:paraId="733FC612" w14:textId="77777777" w:rsidR="00DB4C6B" w:rsidRDefault="00DB4C6B" w:rsidP="00DB4C6B">
      <w:pPr>
        <w:pStyle w:val="Textodecomentrio"/>
      </w:pPr>
      <w:r>
        <w:rPr>
          <w:rStyle w:val="Refdecomentrio"/>
        </w:rPr>
        <w:annotationRef/>
      </w:r>
      <w:r>
        <w:t>Atualizar a logo da UEA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D791D6C" w15:done="0"/>
  <w15:commentEx w15:paraId="7D9972F7" w15:done="0"/>
  <w15:commentEx w15:paraId="4F74D2E8" w15:done="0"/>
  <w15:commentEx w15:paraId="4330CF00" w15:done="0"/>
  <w15:commentEx w15:paraId="7B96EAED" w15:done="0"/>
  <w15:commentEx w15:paraId="0C57EE32" w15:done="0"/>
  <w15:commentEx w15:paraId="457DDE3B" w15:done="0"/>
  <w15:commentEx w15:paraId="59E89B47" w15:done="0"/>
  <w15:commentEx w15:paraId="743696F8" w15:done="0"/>
  <w15:commentEx w15:paraId="1FBCAC84" w15:done="0"/>
  <w15:commentEx w15:paraId="733FC61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523B768" w16cex:dateUtc="2026-06-12T22:47:00Z"/>
  <w16cex:commentExtensible w16cex:durableId="14BF6800" w16cex:dateUtc="2026-06-12T22:24:00Z"/>
  <w16cex:commentExtensible w16cex:durableId="2DF29F49" w16cex:dateUtc="2026-06-12T22:51:00Z"/>
  <w16cex:commentExtensible w16cex:durableId="118659BF" w16cex:dateUtc="2026-06-12T22:35:00Z"/>
  <w16cex:commentExtensible w16cex:durableId="050A0EE2" w16cex:dateUtc="2026-06-12T22:57:00Z"/>
  <w16cex:commentExtensible w16cex:durableId="2A8A23FA" w16cex:dateUtc="2026-06-12T22:59:00Z"/>
  <w16cex:commentExtensible w16cex:durableId="5E156F11" w16cex:dateUtc="2026-06-12T23:00:00Z"/>
  <w16cex:commentExtensible w16cex:durableId="6C7EABBB" w16cex:dateUtc="2026-06-12T23:01:00Z"/>
  <w16cex:commentExtensible w16cex:durableId="2A3091EB" w16cex:dateUtc="2026-06-12T23:03:00Z"/>
  <w16cex:commentExtensible w16cex:durableId="755A8FD9" w16cex:dateUtc="2026-06-12T23:03:00Z"/>
  <w16cex:commentExtensible w16cex:durableId="17D49E26" w16cex:dateUtc="2026-06-12T23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D791D6C" w16cid:durableId="4523B768"/>
  <w16cid:commentId w16cid:paraId="7D9972F7" w16cid:durableId="14BF6800"/>
  <w16cid:commentId w16cid:paraId="4F74D2E8" w16cid:durableId="2DF29F49"/>
  <w16cid:commentId w16cid:paraId="4330CF00" w16cid:durableId="118659BF"/>
  <w16cid:commentId w16cid:paraId="7B96EAED" w16cid:durableId="050A0EE2"/>
  <w16cid:commentId w16cid:paraId="0C57EE32" w16cid:durableId="2A8A23FA"/>
  <w16cid:commentId w16cid:paraId="457DDE3B" w16cid:durableId="5E156F11"/>
  <w16cid:commentId w16cid:paraId="59E89B47" w16cid:durableId="6C7EABBB"/>
  <w16cid:commentId w16cid:paraId="743696F8" w16cid:durableId="2A3091EB"/>
  <w16cid:commentId w16cid:paraId="1FBCAC84" w16cid:durableId="755A8FD9"/>
  <w16cid:commentId w16cid:paraId="733FC612" w16cid:durableId="17D49E2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4D545" w14:textId="77777777" w:rsidR="00F001F7" w:rsidRDefault="00F001F7">
      <w:r>
        <w:separator/>
      </w:r>
    </w:p>
  </w:endnote>
  <w:endnote w:type="continuationSeparator" w:id="0">
    <w:p w14:paraId="118B1CAD" w14:textId="77777777" w:rsidR="00F001F7" w:rsidRDefault="00F00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BA323" w14:textId="77777777" w:rsidR="00F001F7" w:rsidRDefault="00F001F7">
      <w:r>
        <w:separator/>
      </w:r>
    </w:p>
  </w:footnote>
  <w:footnote w:type="continuationSeparator" w:id="0">
    <w:p w14:paraId="57A38B09" w14:textId="77777777" w:rsidR="00F001F7" w:rsidRDefault="00F001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CBBDC" w14:textId="77777777" w:rsidR="005A1A1F" w:rsidRDefault="008B10AC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3776" behindDoc="1" locked="0" layoutInCell="1" allowOverlap="1" wp14:anchorId="4E73A78E" wp14:editId="45EFE108">
              <wp:simplePos x="0" y="0"/>
              <wp:positionH relativeFrom="page">
                <wp:posOffset>6671259</wp:posOffset>
              </wp:positionH>
              <wp:positionV relativeFrom="page">
                <wp:posOffset>620514</wp:posOffset>
              </wp:positionV>
              <wp:extent cx="215900" cy="2089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98BFB5" w14:textId="77777777" w:rsidR="005A1A1F" w:rsidRDefault="008B10AC">
                          <w:pPr>
                            <w:pStyle w:val="Corpodetexto"/>
                            <w:spacing w:before="1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73A78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25.3pt;margin-top:48.85pt;width:17pt;height:16.45pt;z-index:-1607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" filled="f" stroked="f">
              <v:textbox inset="0,0,0,0">
                <w:txbxContent>
                  <w:p w14:paraId="1E98BFB5" w14:textId="77777777" w:rsidR="005A1A1F" w:rsidRDefault="008B10AC">
                    <w:pPr>
                      <w:pStyle w:val="Corpodetexto"/>
                      <w:spacing w:before="1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3CFF"/>
    <w:multiLevelType w:val="multilevel"/>
    <w:tmpl w:val="7FEAAE32"/>
    <w:lvl w:ilvl="0">
      <w:start w:val="1"/>
      <w:numFmt w:val="decimal"/>
      <w:lvlText w:val="%1"/>
      <w:lvlJc w:val="left"/>
      <w:pPr>
        <w:ind w:left="491" w:hanging="35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29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778" w:hanging="7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2738" w:hanging="9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745" w:hanging="9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751" w:hanging="9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57" w:hanging="9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63" w:hanging="9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68" w:hanging="960"/>
      </w:pPr>
      <w:rPr>
        <w:rFonts w:hint="default"/>
        <w:lang w:val="pt-PT" w:eastAsia="en-US" w:bidi="ar-SA"/>
      </w:rPr>
    </w:lvl>
  </w:abstractNum>
  <w:abstractNum w:abstractNumId="1" w15:restartNumberingAfterBreak="0">
    <w:nsid w:val="47B36A1C"/>
    <w:multiLevelType w:val="hybridMultilevel"/>
    <w:tmpl w:val="27DC7238"/>
    <w:lvl w:ilvl="0" w:tplc="3580C628">
      <w:start w:val="1"/>
      <w:numFmt w:val="lowerLetter"/>
      <w:lvlText w:val="%1)"/>
      <w:lvlJc w:val="left"/>
      <w:pPr>
        <w:ind w:left="1341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810E8D54">
      <w:numFmt w:val="bullet"/>
      <w:lvlText w:val="•"/>
      <w:lvlJc w:val="left"/>
      <w:pPr>
        <w:ind w:left="2184" w:hanging="303"/>
      </w:pPr>
      <w:rPr>
        <w:rFonts w:hint="default"/>
        <w:lang w:val="pt-PT" w:eastAsia="en-US" w:bidi="ar-SA"/>
      </w:rPr>
    </w:lvl>
    <w:lvl w:ilvl="2" w:tplc="3942293E">
      <w:numFmt w:val="bullet"/>
      <w:lvlText w:val="•"/>
      <w:lvlJc w:val="left"/>
      <w:pPr>
        <w:ind w:left="3028" w:hanging="303"/>
      </w:pPr>
      <w:rPr>
        <w:rFonts w:hint="default"/>
        <w:lang w:val="pt-PT" w:eastAsia="en-US" w:bidi="ar-SA"/>
      </w:rPr>
    </w:lvl>
    <w:lvl w:ilvl="3" w:tplc="BC582150">
      <w:numFmt w:val="bullet"/>
      <w:lvlText w:val="•"/>
      <w:lvlJc w:val="left"/>
      <w:pPr>
        <w:ind w:left="3872" w:hanging="303"/>
      </w:pPr>
      <w:rPr>
        <w:rFonts w:hint="default"/>
        <w:lang w:val="pt-PT" w:eastAsia="en-US" w:bidi="ar-SA"/>
      </w:rPr>
    </w:lvl>
    <w:lvl w:ilvl="4" w:tplc="64E4133E">
      <w:numFmt w:val="bullet"/>
      <w:lvlText w:val="•"/>
      <w:lvlJc w:val="left"/>
      <w:pPr>
        <w:ind w:left="4716" w:hanging="303"/>
      </w:pPr>
      <w:rPr>
        <w:rFonts w:hint="default"/>
        <w:lang w:val="pt-PT" w:eastAsia="en-US" w:bidi="ar-SA"/>
      </w:rPr>
    </w:lvl>
    <w:lvl w:ilvl="5" w:tplc="977ABEC0">
      <w:numFmt w:val="bullet"/>
      <w:lvlText w:val="•"/>
      <w:lvlJc w:val="left"/>
      <w:pPr>
        <w:ind w:left="5560" w:hanging="303"/>
      </w:pPr>
      <w:rPr>
        <w:rFonts w:hint="default"/>
        <w:lang w:val="pt-PT" w:eastAsia="en-US" w:bidi="ar-SA"/>
      </w:rPr>
    </w:lvl>
    <w:lvl w:ilvl="6" w:tplc="60C02DD8">
      <w:numFmt w:val="bullet"/>
      <w:lvlText w:val="•"/>
      <w:lvlJc w:val="left"/>
      <w:pPr>
        <w:ind w:left="6404" w:hanging="303"/>
      </w:pPr>
      <w:rPr>
        <w:rFonts w:hint="default"/>
        <w:lang w:val="pt-PT" w:eastAsia="en-US" w:bidi="ar-SA"/>
      </w:rPr>
    </w:lvl>
    <w:lvl w:ilvl="7" w:tplc="1242EE3A">
      <w:numFmt w:val="bullet"/>
      <w:lvlText w:val="•"/>
      <w:lvlJc w:val="left"/>
      <w:pPr>
        <w:ind w:left="7248" w:hanging="303"/>
      </w:pPr>
      <w:rPr>
        <w:rFonts w:hint="default"/>
        <w:lang w:val="pt-PT" w:eastAsia="en-US" w:bidi="ar-SA"/>
      </w:rPr>
    </w:lvl>
    <w:lvl w:ilvl="8" w:tplc="E6EED588">
      <w:numFmt w:val="bullet"/>
      <w:lvlText w:val="•"/>
      <w:lvlJc w:val="left"/>
      <w:pPr>
        <w:ind w:left="8092" w:hanging="303"/>
      </w:pPr>
      <w:rPr>
        <w:rFonts w:hint="default"/>
        <w:lang w:val="pt-PT" w:eastAsia="en-US" w:bidi="ar-SA"/>
      </w:rPr>
    </w:lvl>
  </w:abstractNum>
  <w:abstractNum w:abstractNumId="2" w15:restartNumberingAfterBreak="0">
    <w:nsid w:val="736657A4"/>
    <w:multiLevelType w:val="multilevel"/>
    <w:tmpl w:val="2A0EAE3C"/>
    <w:lvl w:ilvl="0">
      <w:start w:val="1"/>
      <w:numFmt w:val="decimal"/>
      <w:lvlText w:val="%1"/>
      <w:lvlJc w:val="left"/>
      <w:pPr>
        <w:ind w:left="379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78" w:hanging="5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57" w:hanging="71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036" w:hanging="89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2288" w:hanging="89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537" w:hanging="89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785" w:hanging="89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034" w:hanging="89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83" w:hanging="897"/>
      </w:pPr>
      <w:rPr>
        <w:rFonts w:hint="default"/>
        <w:lang w:val="pt-PT" w:eastAsia="en-US" w:bidi="ar-SA"/>
      </w:rPr>
    </w:lvl>
  </w:abstractNum>
  <w:num w:numId="1" w16cid:durableId="1066030618">
    <w:abstractNumId w:val="1"/>
  </w:num>
  <w:num w:numId="2" w16cid:durableId="301620278">
    <w:abstractNumId w:val="2"/>
  </w:num>
  <w:num w:numId="3" w16cid:durableId="32008559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runo Monteiro">
    <w15:presenceInfo w15:providerId="Windows Live" w15:userId="7bb7365e712dda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trackRevisions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A1F"/>
    <w:rsid w:val="000258FE"/>
    <w:rsid w:val="000402D8"/>
    <w:rsid w:val="000B43F1"/>
    <w:rsid w:val="000D6F59"/>
    <w:rsid w:val="00102ECC"/>
    <w:rsid w:val="0018458E"/>
    <w:rsid w:val="002022CB"/>
    <w:rsid w:val="00214FC9"/>
    <w:rsid w:val="00233DDB"/>
    <w:rsid w:val="00240303"/>
    <w:rsid w:val="00241973"/>
    <w:rsid w:val="00333A9F"/>
    <w:rsid w:val="003375EF"/>
    <w:rsid w:val="003C138F"/>
    <w:rsid w:val="00467DBD"/>
    <w:rsid w:val="00472207"/>
    <w:rsid w:val="004741A8"/>
    <w:rsid w:val="00494A3D"/>
    <w:rsid w:val="004A1826"/>
    <w:rsid w:val="004C5137"/>
    <w:rsid w:val="00507CA4"/>
    <w:rsid w:val="00511257"/>
    <w:rsid w:val="005A1A1F"/>
    <w:rsid w:val="00650E04"/>
    <w:rsid w:val="006D2E19"/>
    <w:rsid w:val="006D4DA6"/>
    <w:rsid w:val="0071637F"/>
    <w:rsid w:val="007416D5"/>
    <w:rsid w:val="00771887"/>
    <w:rsid w:val="0079092D"/>
    <w:rsid w:val="00791C51"/>
    <w:rsid w:val="007C04AB"/>
    <w:rsid w:val="007D1F52"/>
    <w:rsid w:val="007D6BEA"/>
    <w:rsid w:val="007E246E"/>
    <w:rsid w:val="007E34C4"/>
    <w:rsid w:val="007E4D7C"/>
    <w:rsid w:val="00836518"/>
    <w:rsid w:val="00836659"/>
    <w:rsid w:val="0088539A"/>
    <w:rsid w:val="00892DC4"/>
    <w:rsid w:val="008B10AC"/>
    <w:rsid w:val="008B5C4F"/>
    <w:rsid w:val="00904E6C"/>
    <w:rsid w:val="009306FD"/>
    <w:rsid w:val="00950F72"/>
    <w:rsid w:val="009B34A7"/>
    <w:rsid w:val="00A1190B"/>
    <w:rsid w:val="00A215DC"/>
    <w:rsid w:val="00A25C35"/>
    <w:rsid w:val="00A3034A"/>
    <w:rsid w:val="00A810AC"/>
    <w:rsid w:val="00AA159D"/>
    <w:rsid w:val="00AB0D39"/>
    <w:rsid w:val="00AB4A50"/>
    <w:rsid w:val="00C30F79"/>
    <w:rsid w:val="00C84F66"/>
    <w:rsid w:val="00D065B2"/>
    <w:rsid w:val="00D60312"/>
    <w:rsid w:val="00DA0D45"/>
    <w:rsid w:val="00DB4C6B"/>
    <w:rsid w:val="00DD5B39"/>
    <w:rsid w:val="00E6326E"/>
    <w:rsid w:val="00E849F2"/>
    <w:rsid w:val="00EA4CD9"/>
    <w:rsid w:val="00EF3558"/>
    <w:rsid w:val="00F001F7"/>
    <w:rsid w:val="00F30F58"/>
    <w:rsid w:val="00F31D07"/>
    <w:rsid w:val="00F464F2"/>
    <w:rsid w:val="00F9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C2130"/>
  <w15:docId w15:val="{215EEFC0-5BFB-48BB-BB22-F30B899B9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378" w:hanging="238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857" w:hanging="717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857" w:hanging="717"/>
      <w:outlineLvl w:val="2"/>
    </w:pPr>
    <w:rPr>
      <w:b/>
      <w:bCs/>
      <w:i/>
      <w:i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441"/>
      <w:ind w:right="432"/>
      <w:jc w:val="center"/>
    </w:pPr>
    <w:rPr>
      <w:b/>
      <w:bCs/>
      <w:sz w:val="24"/>
      <w:szCs w:val="24"/>
    </w:rPr>
  </w:style>
  <w:style w:type="paragraph" w:styleId="Sumrio2">
    <w:name w:val="toc 2"/>
    <w:basedOn w:val="Normal"/>
    <w:uiPriority w:val="1"/>
    <w:qFormat/>
    <w:pPr>
      <w:spacing w:before="82"/>
      <w:ind w:left="491" w:hanging="351"/>
    </w:pPr>
    <w:rPr>
      <w:b/>
      <w:bCs/>
      <w:sz w:val="24"/>
      <w:szCs w:val="24"/>
    </w:rPr>
  </w:style>
  <w:style w:type="paragraph" w:styleId="Sumrio3">
    <w:name w:val="toc 3"/>
    <w:basedOn w:val="Normal"/>
    <w:uiPriority w:val="1"/>
    <w:qFormat/>
    <w:pPr>
      <w:spacing w:before="82"/>
      <w:ind w:left="1029" w:hanging="538"/>
    </w:pPr>
    <w:rPr>
      <w:sz w:val="24"/>
      <w:szCs w:val="24"/>
    </w:rPr>
  </w:style>
  <w:style w:type="paragraph" w:styleId="Sumrio4">
    <w:name w:val="toc 4"/>
    <w:basedOn w:val="Normal"/>
    <w:uiPriority w:val="1"/>
    <w:qFormat/>
    <w:pPr>
      <w:spacing w:before="83"/>
      <w:ind w:left="1029" w:hanging="538"/>
    </w:pPr>
    <w:rPr>
      <w:b/>
      <w:bCs/>
      <w:i/>
      <w:iCs/>
    </w:rPr>
  </w:style>
  <w:style w:type="paragraph" w:styleId="Sumrio5">
    <w:name w:val="toc 5"/>
    <w:basedOn w:val="Normal"/>
    <w:uiPriority w:val="1"/>
    <w:qFormat/>
    <w:pPr>
      <w:spacing w:before="82"/>
      <w:ind w:left="1778" w:hanging="749"/>
    </w:pPr>
    <w:rPr>
      <w:sz w:val="24"/>
      <w:szCs w:val="24"/>
    </w:rPr>
  </w:style>
  <w:style w:type="paragraph" w:styleId="Sumrio6">
    <w:name w:val="toc 6"/>
    <w:basedOn w:val="Normal"/>
    <w:uiPriority w:val="1"/>
    <w:qFormat/>
    <w:pPr>
      <w:spacing w:before="83"/>
      <w:ind w:left="1778" w:hanging="749"/>
    </w:pPr>
    <w:rPr>
      <w:b/>
      <w:bCs/>
      <w:i/>
      <w:iCs/>
    </w:rPr>
  </w:style>
  <w:style w:type="paragraph" w:styleId="Sumrio7">
    <w:name w:val="toc 7"/>
    <w:basedOn w:val="Normal"/>
    <w:uiPriority w:val="1"/>
    <w:qFormat/>
    <w:pPr>
      <w:spacing w:before="82"/>
      <w:ind w:left="2738" w:hanging="960"/>
    </w:pPr>
    <w:rPr>
      <w:sz w:val="24"/>
      <w:szCs w:val="24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"/>
      <w:ind w:left="160" w:right="593"/>
      <w:jc w:val="center"/>
    </w:pPr>
    <w:rPr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pPr>
      <w:ind w:left="857" w:hanging="749"/>
    </w:pPr>
  </w:style>
  <w:style w:type="paragraph" w:customStyle="1" w:styleId="TableParagraph">
    <w:name w:val="Table Paragraph"/>
    <w:basedOn w:val="Normal"/>
    <w:uiPriority w:val="1"/>
    <w:qFormat/>
  </w:style>
  <w:style w:type="paragraph" w:styleId="Reviso">
    <w:name w:val="Revision"/>
    <w:hidden/>
    <w:uiPriority w:val="99"/>
    <w:semiHidden/>
    <w:rsid w:val="007E4D7C"/>
    <w:pPr>
      <w:widowControl/>
      <w:autoSpaceDE/>
      <w:autoSpaceDN/>
    </w:pPr>
    <w:rPr>
      <w:rFonts w:ascii="Times New Roman" w:eastAsia="Times New Roman" w:hAnsi="Times New Roman" w:cs="Times New Roman"/>
      <w:lang w:val="pt-PT"/>
    </w:rPr>
  </w:style>
  <w:style w:type="character" w:styleId="Refdecomentrio">
    <w:name w:val="annotation reference"/>
    <w:basedOn w:val="Fontepargpadro"/>
    <w:uiPriority w:val="99"/>
    <w:semiHidden/>
    <w:unhideWhenUsed/>
    <w:rsid w:val="00A1190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A1190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A1190B"/>
    <w:rPr>
      <w:rFonts w:ascii="Times New Roman" w:eastAsia="Times New Roman" w:hAnsi="Times New Roman" w:cs="Times New Roman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1190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1190B"/>
    <w:rPr>
      <w:rFonts w:ascii="Times New Roman" w:eastAsia="Times New Roman" w:hAnsi="Times New Roman" w:cs="Times New Roman"/>
      <w:b/>
      <w:bCs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hyperlink" Target="https://docs.espressif.com/projects/esp-idf/en/stable/esp32/api-reference/system/freertos.html" TargetMode="External"/><Relationship Id="rId39" Type="http://schemas.microsoft.com/office/2011/relationships/people" Target="people.xml"/><Relationship Id="rId21" Type="http://schemas.openxmlformats.org/officeDocument/2006/relationships/hyperlink" Target="https://adiy.in/shop/zmpt101b-ac-voltage-sensor-module-single-phase/" TargetMode="External"/><Relationship Id="rId34" Type="http://schemas.openxmlformats.org/officeDocument/2006/relationships/hyperlink" Target="https://www.plattform-i40.de/IP/Redaktion/EN/Downloads/Publikation/rami40-an-introduction.pdf" TargetMode="External"/><Relationship Id="rId7" Type="http://schemas.openxmlformats.org/officeDocument/2006/relationships/header" Target="header1.xm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5" Type="http://schemas.openxmlformats.org/officeDocument/2006/relationships/hyperlink" Target="https://projects.eclipse.org/projects/dt.basyx" TargetMode="External"/><Relationship Id="rId33" Type="http://schemas.openxmlformats.org/officeDocument/2006/relationships/hyperlink" Target="https://opcfoundation.org/wp-content/uploads/2026/01/OPC-UA-Interoperability-For-Industrie4-and-IoT-EN.pdf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image" Target="media/image9.png"/><Relationship Id="rId29" Type="http://schemas.openxmlformats.org/officeDocument/2006/relationships/hyperlink" Target="https://docs.espressif.com/projects/esp-idf/en/v5.1/esp32/hw-reference/esp32/get-started-devkitc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github.com/eclipse-aaspe/package-explorer" TargetMode="External"/><Relationship Id="rId32" Type="http://schemas.openxmlformats.org/officeDocument/2006/relationships/hyperlink" Target="https://opcfoundation.org/wp-content/uploads/2026/01/OPC-UA-Interoperability-For-Industrie4-and-IoT-EN.pdf" TargetMode="External"/><Relationship Id="rId37" Type="http://schemas.openxmlformats.org/officeDocument/2006/relationships/hyperlink" Target="https://doi.org/10.1007/s10270-024-01255-0" TargetMode="Externa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hyperlink" Target="https://www.freertos.org/media/2018/161204_Mastering_the_FreeRTOS_Real_Time_Kernel-A_Hands-On_Tutorial_Guide.pdf" TargetMode="External"/><Relationship Id="rId28" Type="http://schemas.openxmlformats.org/officeDocument/2006/relationships/hyperlink" Target="https://docs.espressif.com/projects/esp-idf/en/v5.1/esp32/hw-reference/esp32/get-started-devkitc.html" TargetMode="External"/><Relationship Id="rId36" Type="http://schemas.openxmlformats.org/officeDocument/2006/relationships/hyperlink" Target="https://www.sci40.com/menu-en-1/thematic-fields/rami4-0/" TargetMode="External"/><Relationship Id="rId10" Type="http://schemas.microsoft.com/office/2016/09/relationships/commentsIds" Target="commentsIds.xml"/><Relationship Id="rId19" Type="http://schemas.openxmlformats.org/officeDocument/2006/relationships/image" Target="media/image8.png"/><Relationship Id="rId31" Type="http://schemas.openxmlformats.org/officeDocument/2006/relationships/hyperlink" Target="https://www.makerhero.com/produto/modulo-cartao-micro-sd/" TargetMode="Externa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3.jpeg"/><Relationship Id="rId22" Type="http://schemas.openxmlformats.org/officeDocument/2006/relationships/hyperlink" Target="https://www.freertos.org/media/2018/161204_Mastering_the_FreeRTOS_Real_Time_Kernel-A_Hands-On_Tutorial_Guide.pdf" TargetMode="External"/><Relationship Id="rId27" Type="http://schemas.openxmlformats.org/officeDocument/2006/relationships/hyperlink" Target="https://docs.espressif.com/projects/esp-idf/en/stable/esp32/api-reference/system/freertos.html" TargetMode="External"/><Relationship Id="rId30" Type="http://schemas.openxmlformats.org/officeDocument/2006/relationships/hyperlink" Target="https://www.makerhero.com/produto/modulo-cartao-micro-sd/" TargetMode="External"/><Relationship Id="rId35" Type="http://schemas.openxmlformats.org/officeDocument/2006/relationships/hyperlink" Target="https://www.plattform-i40.de/IP/Redaktion/EN/Downloads/Publikation/rami40-an-introduction.pdf" TargetMode="External"/><Relationship Id="rId8" Type="http://schemas.openxmlformats.org/officeDocument/2006/relationships/comments" Target="comments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22</Pages>
  <Words>6011</Words>
  <Characters>32461</Characters>
  <Application>Microsoft Office Word</Application>
  <DocSecurity>0</DocSecurity>
  <Lines>270</Lines>
  <Paragraphs>76</Paragraphs>
  <ScaleCrop>false</ScaleCrop>
  <Company/>
  <LinksUpToDate>false</LinksUpToDate>
  <CharactersWithSpaces>38396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Monteiro</dc:creator>
  <cp:lastModifiedBy>Bruno Monteiro</cp:lastModifiedBy>
  <cp:revision>65</cp:revision>
  <dcterms:created xsi:type="dcterms:W3CDTF">2026-06-11T21:53:00Z</dcterms:created>
  <dcterms:modified xsi:type="dcterms:W3CDTF">2026-06-12T23:05:00Z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2026-06-10T00:00:00Z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2026-06-11T00:00:00Z</vt:filetime>
  </property>
  <property fmtid="{D5CDD505-2E9C-101B-9397-08002B2CF9AE}" pid="6" name="PTEX.Fullbanner">
    <vt:lpwstr>This is pdfTeX, Version 3.141592653-2.6-1.40.25 (TeX Live 2023/Debian) kpathsea version 6.3.5</vt:lpwstr>
  </property>
  <property fmtid="{D5CDD505-2E9C-101B-9397-08002B2CF9AE}" pid="7" name="Producer">
    <vt:lpwstr>pdfTeX-1.40.25</vt:lpwstr>
  </property>
</Properties>
</file>